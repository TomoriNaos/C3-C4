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01CEA">
      <w:pPr>
        <w:spacing w:line="520" w:lineRule="exact"/>
        <w:rPr>
          <w:rFonts w:ascii="仿宋_GB2312" w:eastAsia="仿宋_GB2312"/>
          <w:color w:val="000000"/>
          <w:u w:val="single"/>
        </w:rPr>
      </w:pPr>
    </w:p>
    <w:p w14:paraId="1B422815">
      <w:pPr>
        <w:spacing w:line="520" w:lineRule="exact"/>
        <w:rPr>
          <w:rFonts w:ascii="仿宋_GB2312" w:eastAsia="仿宋_GB2312"/>
          <w:color w:val="000000"/>
          <w:u w:val="single"/>
        </w:rPr>
      </w:pPr>
    </w:p>
    <w:p w14:paraId="540876D5">
      <w:pPr>
        <w:pStyle w:val="4"/>
        <w:jc w:val="center"/>
        <w:rPr>
          <w:rFonts w:ascii="Arial" w:hAnsi="Arial" w:cs="Arial"/>
          <w:bCs/>
          <w:color w:val="000000"/>
          <w:sz w:val="32"/>
        </w:rPr>
      </w:pPr>
      <w:r>
        <w:rPr>
          <w:rFonts w:hint="eastAsia" w:ascii="Arial" w:hAnsi="Arial" w:cs="Arial"/>
          <w:bCs/>
          <w:color w:val="000000"/>
          <w:sz w:val="32"/>
        </w:rPr>
        <w:t>第十五届全国海洋航行器设计与制作大赛</w:t>
      </w:r>
    </w:p>
    <w:p w14:paraId="63C3B4F9"/>
    <w:p w14:paraId="6602AE5D">
      <w:pPr>
        <w:pStyle w:val="4"/>
        <w:jc w:val="center"/>
        <w:rPr>
          <w:rFonts w:ascii="隶书" w:eastAsia="隶书"/>
          <w:color w:val="000000"/>
          <w:sz w:val="72"/>
        </w:rPr>
      </w:pPr>
      <w:r>
        <w:rPr>
          <w:rFonts w:hint="eastAsia" w:ascii="隶书" w:eastAsia="隶书"/>
          <w:color w:val="000000"/>
          <w:sz w:val="72"/>
        </w:rPr>
        <w:t>参赛作品说明书</w:t>
      </w:r>
    </w:p>
    <w:p w14:paraId="0FE813EF">
      <w:pPr>
        <w:spacing w:line="520" w:lineRule="exact"/>
        <w:rPr>
          <w:rFonts w:ascii="楷体_GB2312" w:eastAsia="楷体_GB2312"/>
          <w:b/>
          <w:color w:val="000000"/>
          <w:sz w:val="30"/>
          <w:u w:val="single"/>
        </w:rPr>
      </w:pPr>
      <w:r>
        <w:rPr>
          <w:rFonts w:ascii="楷体_GB2312" w:eastAsia="楷体_GB2312"/>
          <w:b/>
          <w:color w:val="000000"/>
          <w:sz w:val="30"/>
        </w:rPr>
        <w:t xml:space="preserve">    </w:t>
      </w:r>
      <w:r>
        <w:rPr>
          <w:rFonts w:hint="eastAsia" w:ascii="楷体_GB2312" w:eastAsia="楷体_GB2312"/>
          <w:b/>
          <w:color w:val="000000"/>
          <w:sz w:val="30"/>
        </w:rPr>
        <w:t>作品名称：</w:t>
      </w:r>
      <w:r>
        <w:rPr>
          <w:rFonts w:ascii="楷体_GB2312" w:eastAsia="楷体_GB2312"/>
          <w:b/>
          <w:color w:val="000000"/>
          <w:sz w:val="30"/>
          <w:u w:val="single"/>
        </w:rPr>
        <w:t xml:space="preserve">  </w:t>
      </w:r>
      <w:r>
        <w:rPr>
          <w:rFonts w:hint="eastAsia" w:ascii="楷体_GB2312" w:eastAsia="楷体_GB2312"/>
          <w:b/>
          <w:color w:val="000000"/>
          <w:sz w:val="30"/>
          <w:u w:val="single"/>
        </w:rPr>
        <w:t xml:space="preserve"> 面对雾海的多模态融合与双机协同循证                                      </w:t>
      </w:r>
    </w:p>
    <w:p w14:paraId="55516BC0">
      <w:pPr>
        <w:spacing w:line="520" w:lineRule="exact"/>
        <w:rPr>
          <w:rFonts w:ascii="楷体_GB2312" w:eastAsia="楷体_GB2312"/>
          <w:b/>
          <w:color w:val="000000"/>
          <w:sz w:val="30"/>
        </w:rPr>
      </w:pPr>
    </w:p>
    <w:p w14:paraId="2F9F79DF">
      <w:pPr>
        <w:spacing w:line="520" w:lineRule="exact"/>
        <w:rPr>
          <w:rFonts w:ascii="楷体_GB2312" w:eastAsia="楷体_GB2312"/>
          <w:b/>
          <w:color w:val="000000"/>
          <w:sz w:val="30"/>
          <w:u w:val="single"/>
        </w:rPr>
      </w:pPr>
      <w:r>
        <w:rPr>
          <w:rFonts w:ascii="楷体_GB2312" w:eastAsia="楷体_GB2312"/>
          <w:b/>
          <w:color w:val="000000"/>
          <w:sz w:val="30"/>
        </w:rPr>
        <w:t xml:space="preserve">    </w:t>
      </w:r>
      <w:r>
        <w:rPr>
          <w:rFonts w:hint="eastAsia" w:ascii="楷体_GB2312" w:eastAsia="楷体_GB2312"/>
          <w:b/>
          <w:color w:val="000000"/>
          <w:sz w:val="30"/>
        </w:rPr>
        <w:t>学校名称：</w:t>
      </w:r>
      <w:r>
        <w:rPr>
          <w:rFonts w:ascii="楷体_GB2312" w:eastAsia="楷体_GB2312"/>
          <w:b/>
          <w:color w:val="000000"/>
          <w:sz w:val="30"/>
          <w:u w:val="single"/>
        </w:rPr>
        <w:t xml:space="preserve">     </w:t>
      </w:r>
      <w:r>
        <w:rPr>
          <w:rFonts w:hint="eastAsia" w:ascii="楷体_GB2312" w:eastAsia="楷体_GB2312"/>
          <w:b/>
          <w:color w:val="000000"/>
          <w:sz w:val="30"/>
          <w:u w:val="single"/>
        </w:rPr>
        <w:t xml:space="preserve">   哈尔滨工业大学（威海）</w:t>
      </w:r>
      <w:r>
        <w:rPr>
          <w:rFonts w:ascii="楷体_GB2312" w:eastAsia="楷体_GB2312"/>
          <w:b/>
          <w:color w:val="000000"/>
          <w:sz w:val="30"/>
          <w:u w:val="single"/>
        </w:rPr>
        <w:t xml:space="preserve">         </w:t>
      </w:r>
      <w:r>
        <w:rPr>
          <w:rFonts w:hint="eastAsia" w:ascii="楷体_GB2312" w:eastAsia="楷体_GB2312"/>
          <w:b/>
          <w:color w:val="000000"/>
          <w:sz w:val="30"/>
          <w:u w:val="single"/>
        </w:rPr>
        <w:t xml:space="preserve">                            </w:t>
      </w:r>
    </w:p>
    <w:p w14:paraId="141320AE">
      <w:pPr>
        <w:spacing w:line="520" w:lineRule="exact"/>
        <w:rPr>
          <w:rFonts w:ascii="楷体_GB2312" w:eastAsia="楷体_GB2312"/>
          <w:b/>
          <w:color w:val="000000"/>
          <w:sz w:val="30"/>
        </w:rPr>
      </w:pPr>
    </w:p>
    <w:p w14:paraId="3CD95D52">
      <w:pPr>
        <w:spacing w:line="520" w:lineRule="exact"/>
        <w:rPr>
          <w:rFonts w:ascii="楷体_GB2312" w:eastAsia="楷体_GB2312"/>
          <w:b/>
          <w:color w:val="000000"/>
          <w:sz w:val="30"/>
          <w:u w:val="single"/>
        </w:rPr>
      </w:pPr>
      <w:r>
        <w:rPr>
          <w:rFonts w:ascii="楷体_GB2312" w:eastAsia="楷体_GB2312"/>
          <w:b/>
          <w:color w:val="000000"/>
          <w:sz w:val="30"/>
        </w:rPr>
        <w:t xml:space="preserve">    </w:t>
      </w:r>
      <w:r>
        <w:rPr>
          <w:rFonts w:hint="eastAsia" w:ascii="楷体_GB2312" w:eastAsia="楷体_GB2312"/>
          <w:b/>
          <w:color w:val="000000"/>
          <w:sz w:val="30"/>
        </w:rPr>
        <w:t>参赛者姓名：</w:t>
      </w:r>
      <w:r>
        <w:rPr>
          <w:rFonts w:hint="eastAsia" w:ascii="楷体_GB2312" w:eastAsia="楷体_GB2312"/>
          <w:b/>
          <w:color w:val="000000"/>
          <w:sz w:val="30"/>
          <w:szCs w:val="30"/>
          <w:u w:val="single"/>
        </w:rPr>
        <w:t xml:space="preserve"> 孙梦洋 刘镒荣 胡铁严 董文彬 闫少卿                                </w:t>
      </w:r>
      <w:r>
        <w:rPr>
          <w:rFonts w:hint="eastAsia" w:ascii="楷体_GB2312" w:eastAsia="楷体_GB2312"/>
          <w:b/>
          <w:color w:val="000000"/>
          <w:sz w:val="30"/>
          <w:u w:val="single"/>
        </w:rPr>
        <w:t xml:space="preserve">    </w:t>
      </w:r>
    </w:p>
    <w:p w14:paraId="79DDEFC6">
      <w:pPr>
        <w:spacing w:line="520" w:lineRule="exact"/>
        <w:rPr>
          <w:rFonts w:ascii="隶书" w:eastAsia="隶书"/>
          <w:b/>
          <w:bCs/>
          <w:color w:val="000000"/>
          <w:sz w:val="30"/>
        </w:rPr>
      </w:pPr>
      <w:r>
        <w:rPr>
          <w:rFonts w:ascii="隶书" w:eastAsia="隶书"/>
          <w:color w:val="000000"/>
          <w:sz w:val="30"/>
        </w:rPr>
        <w:t xml:space="preserve">   </w:t>
      </w:r>
      <w:r>
        <w:rPr>
          <w:rFonts w:ascii="隶书" w:eastAsia="隶书"/>
          <w:b/>
          <w:bCs/>
          <w:color w:val="000000"/>
          <w:sz w:val="30"/>
        </w:rPr>
        <w:t xml:space="preserve"> </w:t>
      </w:r>
      <w:r>
        <w:rPr>
          <w:rFonts w:hint="eastAsia" w:ascii="隶书" w:eastAsia="隶书"/>
          <w:b/>
          <w:bCs/>
          <w:color w:val="000000"/>
          <w:sz w:val="30"/>
        </w:rPr>
        <w:t>类别：</w:t>
      </w:r>
    </w:p>
    <w:p w14:paraId="524468BA">
      <w:pPr>
        <w:spacing w:line="520" w:lineRule="exact"/>
        <w:ind w:firstLine="720" w:firstLineChars="300"/>
        <w:rPr>
          <w:rFonts w:ascii="宋体" w:hAnsi="宋体"/>
          <w:color w:val="000000"/>
          <w:sz w:val="24"/>
        </w:rPr>
      </w:pPr>
      <w:r>
        <w:rPr>
          <w:rFonts w:hint="eastAsia" w:ascii="宋体" w:hAnsi="宋体"/>
          <w:color w:val="000000"/>
          <w:sz w:val="24"/>
        </w:rPr>
        <w:t xml:space="preserve">☑ </w:t>
      </w:r>
      <w:r>
        <w:rPr>
          <w:rFonts w:ascii="宋体" w:hAnsi="宋体"/>
          <w:color w:val="000000"/>
          <w:sz w:val="24"/>
        </w:rPr>
        <w:t>C3-1</w:t>
      </w:r>
      <w:r>
        <w:rPr>
          <w:rFonts w:hint="eastAsia" w:ascii="宋体" w:hAnsi="宋体"/>
          <w:color w:val="000000"/>
          <w:sz w:val="24"/>
        </w:rPr>
        <w:t xml:space="preserve"> 海上智能感知-水面</w:t>
      </w:r>
      <w:r>
        <w:rPr>
          <w:rFonts w:ascii="宋体" w:hAnsi="宋体"/>
          <w:color w:val="000000"/>
          <w:sz w:val="24"/>
        </w:rPr>
        <w:t>组</w:t>
      </w:r>
      <w:r>
        <w:rPr>
          <w:rFonts w:hint="eastAsia" w:ascii="宋体" w:hAnsi="宋体"/>
          <w:color w:val="000000"/>
          <w:sz w:val="24"/>
        </w:rPr>
        <w:t xml:space="preserve">  □ </w:t>
      </w:r>
      <w:r>
        <w:rPr>
          <w:rFonts w:ascii="宋体" w:hAnsi="宋体"/>
          <w:color w:val="000000"/>
          <w:sz w:val="24"/>
        </w:rPr>
        <w:t>C3-2</w:t>
      </w:r>
      <w:r>
        <w:rPr>
          <w:rFonts w:hint="eastAsia" w:ascii="宋体" w:hAnsi="宋体"/>
          <w:color w:val="000000"/>
          <w:sz w:val="24"/>
        </w:rPr>
        <w:t>海上智能感知-水下</w:t>
      </w:r>
      <w:r>
        <w:rPr>
          <w:rFonts w:ascii="宋体" w:hAnsi="宋体"/>
          <w:color w:val="000000"/>
          <w:sz w:val="24"/>
        </w:rPr>
        <w:t>组</w:t>
      </w:r>
    </w:p>
    <w:p w14:paraId="257293B2">
      <w:pPr>
        <w:spacing w:line="520" w:lineRule="exact"/>
        <w:ind w:left="1080"/>
        <w:rPr>
          <w:rFonts w:ascii="楷体_GB2312" w:eastAsia="楷体_GB2312"/>
          <w:color w:val="000000"/>
          <w:sz w:val="28"/>
        </w:rPr>
      </w:pPr>
    </w:p>
    <w:p w14:paraId="3798CB43">
      <w:pPr>
        <w:spacing w:line="520" w:lineRule="exact"/>
        <w:ind w:left="1080"/>
        <w:rPr>
          <w:rFonts w:ascii="楷体_GB2312" w:eastAsia="楷体_GB2312"/>
          <w:color w:val="000000"/>
          <w:sz w:val="28"/>
        </w:rPr>
      </w:pPr>
    </w:p>
    <w:p w14:paraId="7BBA9AA2">
      <w:pPr>
        <w:spacing w:line="520" w:lineRule="exact"/>
        <w:ind w:left="1080"/>
        <w:rPr>
          <w:rFonts w:ascii="楷体_GB2312" w:eastAsia="楷体_GB2312"/>
          <w:color w:val="000000"/>
          <w:sz w:val="28"/>
        </w:rPr>
      </w:pPr>
    </w:p>
    <w:p w14:paraId="40CB3C20">
      <w:pPr>
        <w:spacing w:line="520" w:lineRule="exact"/>
        <w:ind w:left="1080"/>
        <w:rPr>
          <w:rFonts w:ascii="楷体_GB2312" w:eastAsia="楷体_GB2312"/>
          <w:color w:val="000000"/>
          <w:sz w:val="28"/>
        </w:rPr>
      </w:pPr>
    </w:p>
    <w:p w14:paraId="4FCE7A74">
      <w:pPr>
        <w:spacing w:line="520" w:lineRule="exact"/>
        <w:ind w:left="1080"/>
        <w:rPr>
          <w:rFonts w:ascii="楷体_GB2312" w:eastAsia="楷体_GB2312"/>
          <w:color w:val="000000"/>
          <w:sz w:val="28"/>
        </w:rPr>
      </w:pPr>
    </w:p>
    <w:p w14:paraId="3F3CA462">
      <w:pPr>
        <w:spacing w:line="520" w:lineRule="exact"/>
        <w:ind w:left="1080"/>
        <w:rPr>
          <w:rFonts w:ascii="楷体_GB2312" w:eastAsia="楷体_GB2312"/>
          <w:color w:val="000000"/>
          <w:sz w:val="28"/>
        </w:rPr>
      </w:pPr>
    </w:p>
    <w:p w14:paraId="147B2131">
      <w:pPr>
        <w:spacing w:line="520" w:lineRule="exact"/>
        <w:ind w:left="1080"/>
        <w:rPr>
          <w:rFonts w:ascii="楷体_GB2312" w:eastAsia="楷体_GB2312"/>
          <w:color w:val="000000"/>
          <w:sz w:val="28"/>
        </w:rPr>
      </w:pPr>
    </w:p>
    <w:p w14:paraId="52B50341">
      <w:pPr>
        <w:spacing w:line="520" w:lineRule="exact"/>
        <w:jc w:val="center"/>
        <w:rPr>
          <w:rFonts w:ascii="仿宋_GB2312" w:eastAsia="仿宋_GB2312"/>
          <w:color w:val="000000"/>
          <w:sz w:val="30"/>
          <w:szCs w:val="30"/>
        </w:rPr>
      </w:pPr>
      <w:bookmarkStart w:id="0" w:name="_Hlk67836190"/>
      <w:r>
        <w:rPr>
          <w:rFonts w:hint="eastAsia" w:ascii="仿宋_GB2312" w:eastAsia="仿宋_GB2312"/>
          <w:color w:val="000000"/>
          <w:sz w:val="30"/>
          <w:szCs w:val="30"/>
        </w:rPr>
        <w:t>全国海洋航行器设计与制作大赛</w:t>
      </w:r>
      <w:bookmarkEnd w:id="0"/>
      <w:r>
        <w:rPr>
          <w:rFonts w:hint="eastAsia" w:ascii="仿宋_GB2312" w:hAnsi="宋体" w:eastAsia="仿宋_GB2312"/>
          <w:color w:val="000000"/>
          <w:sz w:val="30"/>
          <w:szCs w:val="30"/>
        </w:rPr>
        <w:t>组委会</w:t>
      </w:r>
      <w:r>
        <w:rPr>
          <w:rFonts w:hint="eastAsia" w:ascii="仿宋_GB2312" w:eastAsia="仿宋_GB2312"/>
          <w:color w:val="000000"/>
          <w:sz w:val="30"/>
          <w:szCs w:val="30"/>
        </w:rPr>
        <w:t>制</w:t>
      </w:r>
    </w:p>
    <w:p w14:paraId="054AC622">
      <w:pPr>
        <w:spacing w:line="520" w:lineRule="exact"/>
        <w:jc w:val="center"/>
        <w:rPr>
          <w:rFonts w:ascii="仿宋_GB2312" w:eastAsia="仿宋_GB2312"/>
          <w:color w:val="000000"/>
          <w:sz w:val="24"/>
        </w:rPr>
      </w:pPr>
      <w:r>
        <w:rPr>
          <w:rFonts w:ascii="仿宋_GB2312" w:eastAsia="仿宋_GB2312"/>
          <w:color w:val="000000"/>
          <w:sz w:val="30"/>
          <w:szCs w:val="30"/>
        </w:rPr>
        <w:t>202</w:t>
      </w:r>
      <w:r>
        <w:rPr>
          <w:rFonts w:hint="eastAsia" w:ascii="仿宋_GB2312" w:eastAsia="仿宋_GB2312"/>
          <w:color w:val="000000"/>
          <w:sz w:val="30"/>
          <w:szCs w:val="30"/>
        </w:rPr>
        <w:t>6</w:t>
      </w:r>
      <w:r>
        <w:rPr>
          <w:rFonts w:ascii="仿宋_GB2312" w:eastAsia="仿宋_GB2312"/>
          <w:color w:val="000000"/>
          <w:sz w:val="30"/>
          <w:szCs w:val="30"/>
        </w:rPr>
        <w:t>-</w:t>
      </w:r>
      <w:r>
        <w:rPr>
          <w:rFonts w:hint="eastAsia" w:ascii="仿宋_GB2312" w:eastAsia="仿宋_GB2312"/>
          <w:color w:val="000000"/>
          <w:sz w:val="30"/>
          <w:szCs w:val="30"/>
        </w:rPr>
        <w:t>4</w:t>
      </w:r>
      <w:r>
        <w:rPr>
          <w:rFonts w:ascii="仿宋_GB2312" w:eastAsia="仿宋_GB2312"/>
          <w:color w:val="000000"/>
          <w:sz w:val="30"/>
          <w:szCs w:val="30"/>
        </w:rPr>
        <w:t>-</w:t>
      </w:r>
      <w:r>
        <w:rPr>
          <w:rFonts w:hint="eastAsia" w:ascii="仿宋_GB2312" w:eastAsia="仿宋_GB2312"/>
          <w:color w:val="000000"/>
          <w:sz w:val="30"/>
          <w:szCs w:val="30"/>
        </w:rPr>
        <w:t>29</w:t>
      </w:r>
    </w:p>
    <w:p w14:paraId="209FC0F3">
      <w:pPr>
        <w:spacing w:before="156" w:beforeLines="50" w:line="300" w:lineRule="auto"/>
        <w:jc w:val="center"/>
        <w:outlineLvl w:val="3"/>
        <w:rPr>
          <w:rFonts w:ascii="黑体" w:eastAsia="黑体"/>
          <w:color w:val="000000"/>
          <w:sz w:val="44"/>
        </w:rPr>
      </w:pPr>
      <w:r>
        <w:rPr>
          <w:rFonts w:ascii="黑体" w:eastAsia="黑体"/>
          <w:color w:val="000000"/>
          <w:sz w:val="36"/>
        </w:rPr>
        <w:br w:type="page"/>
      </w:r>
      <w:r>
        <w:rPr>
          <w:rFonts w:hint="eastAsia" w:ascii="黑体" w:eastAsia="黑体"/>
          <w:color w:val="000000"/>
          <w:sz w:val="44"/>
        </w:rPr>
        <w:t>关于参赛作品说明书使用授权的说明</w:t>
      </w:r>
    </w:p>
    <w:p w14:paraId="2BB9DF67">
      <w:pPr>
        <w:spacing w:before="156" w:beforeLines="50" w:line="300" w:lineRule="auto"/>
        <w:jc w:val="center"/>
        <w:outlineLvl w:val="3"/>
        <w:rPr>
          <w:rFonts w:ascii="黑体" w:eastAsia="黑体"/>
          <w:color w:val="000000"/>
          <w:sz w:val="44"/>
        </w:rPr>
      </w:pPr>
    </w:p>
    <w:p w14:paraId="14BC43F1">
      <w:pPr>
        <w:spacing w:line="300" w:lineRule="auto"/>
        <w:rPr>
          <w:color w:val="000000"/>
          <w:sz w:val="24"/>
        </w:rPr>
      </w:pPr>
    </w:p>
    <w:p w14:paraId="15874002">
      <w:pPr>
        <w:spacing w:line="300" w:lineRule="auto"/>
        <w:rPr>
          <w:color w:val="000000"/>
          <w:sz w:val="26"/>
        </w:rPr>
      </w:pPr>
    </w:p>
    <w:p w14:paraId="00AF3CD6">
      <w:pPr>
        <w:spacing w:line="300" w:lineRule="auto"/>
        <w:rPr>
          <w:color w:val="000000"/>
          <w:sz w:val="18"/>
          <w:szCs w:val="18"/>
        </w:rPr>
      </w:pPr>
      <w:r>
        <w:rPr>
          <w:rFonts w:hint="eastAsia"/>
          <w:color w:val="000000"/>
          <w:sz w:val="26"/>
        </w:rPr>
        <w:tab/>
      </w:r>
      <w:r>
        <w:rPr>
          <w:rFonts w:hint="eastAsia"/>
          <w:color w:val="000000"/>
          <w:sz w:val="26"/>
        </w:rPr>
        <w:t xml:space="preserve"> </w:t>
      </w:r>
      <w:r>
        <w:rPr>
          <w:rFonts w:hint="eastAsia"/>
          <w:color w:val="000000"/>
          <w:sz w:val="24"/>
        </w:rPr>
        <w:t>本人完全了解第十五届全国海洋航行器设计与制作大赛关于保留、使用参赛作品说明书的规定，即：参赛作品著作权归参赛者本人，比赛组委会可以在相关主页上收录并公开参赛作品的设计方案、技术报告以及参赛作品的视频、图像资料，并将相关内容编纂收录在组委会出版论文集中。如作品有核心保密部分，请向组委会另行说明，将不予公开。</w:t>
      </w:r>
    </w:p>
    <w:p w14:paraId="5DBD8261">
      <w:pPr>
        <w:spacing w:line="300" w:lineRule="auto"/>
        <w:rPr>
          <w:color w:val="000000"/>
          <w:sz w:val="26"/>
        </w:rPr>
      </w:pPr>
    </w:p>
    <w:p w14:paraId="4A3FBC9F">
      <w:pPr>
        <w:spacing w:line="360" w:lineRule="auto"/>
        <w:ind w:firstLine="5250" w:firstLineChars="2500"/>
        <w:rPr>
          <w:color w:val="000000"/>
          <w:sz w:val="26"/>
          <w:u w:val="single"/>
        </w:rPr>
      </w:pPr>
      <w:r>
        <w:drawing>
          <wp:anchor distT="0" distB="0" distL="114300" distR="114300" simplePos="0" relativeHeight="251660288" behindDoc="1" locked="0" layoutInCell="1" allowOverlap="1">
            <wp:simplePos x="0" y="0"/>
            <wp:positionH relativeFrom="column">
              <wp:posOffset>4552950</wp:posOffset>
            </wp:positionH>
            <wp:positionV relativeFrom="paragraph">
              <wp:posOffset>383540</wp:posOffset>
            </wp:positionV>
            <wp:extent cx="438150" cy="207010"/>
            <wp:effectExtent l="0" t="0" r="6350" b="889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
                    <a:stretch>
                      <a:fillRect/>
                    </a:stretch>
                  </pic:blipFill>
                  <pic:spPr>
                    <a:xfrm>
                      <a:off x="0" y="0"/>
                      <a:ext cx="438150" cy="207010"/>
                    </a:xfrm>
                    <a:prstGeom prst="rect">
                      <a:avLst/>
                    </a:prstGeom>
                    <a:noFill/>
                    <a:ln>
                      <a:noFill/>
                    </a:ln>
                  </pic:spPr>
                </pic:pic>
              </a:graphicData>
            </a:graphic>
          </wp:anchor>
        </w:drawing>
      </w:r>
      <w:r>
        <w:rPr>
          <w:rFonts w:ascii="宋体" w:hAnsi="宋体" w:cs="宋体"/>
          <w:sz w:val="24"/>
        </w:rPr>
        <w:drawing>
          <wp:anchor distT="0" distB="0" distL="114300" distR="114300" simplePos="0" relativeHeight="251659264" behindDoc="0" locked="0" layoutInCell="1" allowOverlap="1">
            <wp:simplePos x="0" y="0"/>
            <wp:positionH relativeFrom="column">
              <wp:posOffset>4597400</wp:posOffset>
            </wp:positionH>
            <wp:positionV relativeFrom="paragraph">
              <wp:posOffset>16510</wp:posOffset>
            </wp:positionV>
            <wp:extent cx="433070" cy="243205"/>
            <wp:effectExtent l="0" t="0" r="11430" b="10795"/>
            <wp:wrapNone/>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433070" cy="243205"/>
                    </a:xfrm>
                    <a:prstGeom prst="rect">
                      <a:avLst/>
                    </a:prstGeom>
                    <a:noFill/>
                    <a:ln w="9525">
                      <a:noFill/>
                    </a:ln>
                  </pic:spPr>
                </pic:pic>
              </a:graphicData>
            </a:graphic>
          </wp:anchor>
        </w:drawing>
      </w:r>
      <w:r>
        <w:rPr>
          <w:rFonts w:hint="eastAsia"/>
          <w:color w:val="000000"/>
          <w:sz w:val="26"/>
        </w:rPr>
        <w:t>参赛队员签名：</w:t>
      </w:r>
      <w:r>
        <w:rPr>
          <w:rFonts w:hint="eastAsia"/>
          <w:color w:val="000000"/>
          <w:sz w:val="26"/>
          <w:u w:val="single"/>
        </w:rPr>
        <w:tab/>
      </w:r>
      <w:r>
        <w:rPr>
          <w:rFonts w:hint="eastAsia"/>
          <w:color w:val="000000"/>
          <w:sz w:val="26"/>
          <w:u w:val="single"/>
        </w:rPr>
        <w:tab/>
      </w:r>
      <w:r>
        <w:rPr>
          <w:rFonts w:hint="eastAsia"/>
          <w:color w:val="000000"/>
          <w:sz w:val="26"/>
          <w:u w:val="single"/>
        </w:rPr>
        <w:tab/>
      </w:r>
      <w:r>
        <w:rPr>
          <w:rFonts w:hint="eastAsia"/>
          <w:color w:val="000000"/>
          <w:sz w:val="26"/>
          <w:u w:val="single"/>
        </w:rPr>
        <w:t xml:space="preserve">   </w:t>
      </w:r>
    </w:p>
    <w:p w14:paraId="0A340EF5">
      <w:pPr>
        <w:spacing w:line="360" w:lineRule="auto"/>
        <w:ind w:firstLine="7033" w:firstLineChars="2705"/>
        <w:rPr>
          <w:color w:val="000000"/>
          <w:sz w:val="26"/>
          <w:u w:val="single"/>
        </w:rPr>
      </w:pPr>
      <w:r>
        <w:rPr>
          <w:rFonts w:hint="eastAsia"/>
          <w:color w:val="000000"/>
          <w:sz w:val="26"/>
          <w:u w:val="single"/>
        </w:rPr>
        <w:t xml:space="preserve">          </w:t>
      </w:r>
    </w:p>
    <w:p w14:paraId="0A2E95C3">
      <w:pPr>
        <w:spacing w:line="360" w:lineRule="auto"/>
        <w:ind w:firstLine="7033" w:firstLineChars="2705"/>
        <w:rPr>
          <w:color w:val="000000"/>
          <w:sz w:val="26"/>
          <w:u w:val="single"/>
        </w:rPr>
      </w:pPr>
      <w:r>
        <w:rPr>
          <w:rFonts w:hint="eastAsia"/>
          <w:color w:val="000000"/>
          <w:sz w:val="26"/>
          <w:u w:val="single"/>
        </w:rPr>
        <w:t xml:space="preserve">    </w:t>
      </w:r>
      <w:r>
        <w:drawing>
          <wp:anchor distT="0" distB="0" distL="114300" distR="114300" simplePos="0" relativeHeight="251661312" behindDoc="1" locked="0" layoutInCell="1" allowOverlap="1">
            <wp:simplePos x="0" y="0"/>
            <wp:positionH relativeFrom="column">
              <wp:posOffset>4796155</wp:posOffset>
            </wp:positionH>
            <wp:positionV relativeFrom="paragraph">
              <wp:posOffset>66040</wp:posOffset>
            </wp:positionV>
            <wp:extent cx="324485" cy="154940"/>
            <wp:effectExtent l="0" t="0" r="5715" b="10160"/>
            <wp:wrapThrough wrapText="bothSides">
              <wp:wrapPolygon>
                <wp:start x="0" y="0"/>
                <wp:lineTo x="0" y="19475"/>
                <wp:lineTo x="21135" y="19475"/>
                <wp:lineTo x="21135" y="0"/>
                <wp:lineTo x="0" y="0"/>
              </wp:wrapPolygon>
            </wp:wrapThrough>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324485" cy="154940"/>
                    </a:xfrm>
                    <a:prstGeom prst="rect">
                      <a:avLst/>
                    </a:prstGeom>
                    <a:noFill/>
                    <a:ln>
                      <a:noFill/>
                    </a:ln>
                  </pic:spPr>
                </pic:pic>
              </a:graphicData>
            </a:graphic>
          </wp:anchor>
        </w:drawing>
      </w:r>
      <w:r>
        <w:rPr>
          <w:rFonts w:hint="eastAsia"/>
          <w:color w:val="000000"/>
          <w:sz w:val="26"/>
          <w:u w:val="single"/>
        </w:rPr>
        <w:t xml:space="preserve">      </w:t>
      </w:r>
    </w:p>
    <w:p w14:paraId="38341BA1">
      <w:pPr>
        <w:spacing w:line="360" w:lineRule="auto"/>
        <w:ind w:firstLine="5680" w:firstLineChars="2705"/>
        <w:rPr>
          <w:color w:val="000000"/>
          <w:sz w:val="26"/>
          <w:u w:val="single"/>
        </w:rPr>
      </w:pPr>
      <w:r>
        <w:drawing>
          <wp:anchor distT="0" distB="0" distL="114300" distR="114300" simplePos="0" relativeHeight="251662336" behindDoc="1" locked="0" layoutInCell="1" allowOverlap="1">
            <wp:simplePos x="0" y="0"/>
            <wp:positionH relativeFrom="column">
              <wp:posOffset>4605020</wp:posOffset>
            </wp:positionH>
            <wp:positionV relativeFrom="paragraph">
              <wp:posOffset>26670</wp:posOffset>
            </wp:positionV>
            <wp:extent cx="260985" cy="194945"/>
            <wp:effectExtent l="0" t="0" r="5715" b="8255"/>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
                    <a:stretch>
                      <a:fillRect/>
                    </a:stretch>
                  </pic:blipFill>
                  <pic:spPr>
                    <a:xfrm>
                      <a:off x="0" y="0"/>
                      <a:ext cx="260985" cy="194945"/>
                    </a:xfrm>
                    <a:prstGeom prst="rect">
                      <a:avLst/>
                    </a:prstGeom>
                    <a:noFill/>
                    <a:ln>
                      <a:noFill/>
                    </a:ln>
                  </pic:spPr>
                </pic:pic>
              </a:graphicData>
            </a:graphic>
          </wp:anchor>
        </w:drawing>
      </w:r>
      <w:r>
        <w:rPr>
          <w:rFonts w:hint="eastAsia"/>
        </w:rPr>
        <w:t xml:space="preserve">             </w:t>
      </w:r>
      <w:r>
        <w:rPr>
          <w:color w:val="000000"/>
          <w:sz w:val="26"/>
          <w:u w:val="single"/>
        </w:rPr>
        <w:t xml:space="preserve">          </w:t>
      </w:r>
    </w:p>
    <w:p w14:paraId="4214B566">
      <w:pPr>
        <w:spacing w:line="360" w:lineRule="auto"/>
        <w:ind w:firstLine="5680" w:firstLineChars="2705"/>
        <w:rPr>
          <w:color w:val="000000"/>
          <w:sz w:val="26"/>
          <w:u w:val="single"/>
        </w:rPr>
      </w:pPr>
      <w:r>
        <w:drawing>
          <wp:anchor distT="0" distB="0" distL="114300" distR="114300" simplePos="0" relativeHeight="251663360" behindDoc="1" locked="0" layoutInCell="1" allowOverlap="1">
            <wp:simplePos x="0" y="0"/>
            <wp:positionH relativeFrom="column">
              <wp:posOffset>4749800</wp:posOffset>
            </wp:positionH>
            <wp:positionV relativeFrom="paragraph">
              <wp:posOffset>78105</wp:posOffset>
            </wp:positionV>
            <wp:extent cx="317500" cy="150495"/>
            <wp:effectExtent l="0" t="0" r="0" b="1905"/>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8"/>
                    <a:stretch>
                      <a:fillRect/>
                    </a:stretch>
                  </pic:blipFill>
                  <pic:spPr>
                    <a:xfrm>
                      <a:off x="0" y="0"/>
                      <a:ext cx="317500" cy="150495"/>
                    </a:xfrm>
                    <a:prstGeom prst="rect">
                      <a:avLst/>
                    </a:prstGeom>
                    <a:noFill/>
                    <a:ln>
                      <a:noFill/>
                    </a:ln>
                  </pic:spPr>
                </pic:pic>
              </a:graphicData>
            </a:graphic>
          </wp:anchor>
        </w:drawing>
      </w:r>
      <w:r>
        <w:rPr>
          <w:rFonts w:hint="eastAsia"/>
        </w:rPr>
        <w:t xml:space="preserve">             </w:t>
      </w:r>
      <w:r>
        <w:rPr>
          <w:rFonts w:hint="eastAsia"/>
          <w:color w:val="000000"/>
          <w:sz w:val="26"/>
          <w:u w:val="single"/>
        </w:rPr>
        <w:t xml:space="preserve">          </w:t>
      </w:r>
    </w:p>
    <w:p w14:paraId="2F7FCF97">
      <w:pPr>
        <w:spacing w:line="360" w:lineRule="auto"/>
        <w:ind w:firstLine="5250" w:firstLineChars="2500"/>
        <w:rPr>
          <w:color w:val="000000"/>
          <w:sz w:val="26"/>
          <w:u w:val="single"/>
        </w:rPr>
      </w:pPr>
      <w:r>
        <w:drawing>
          <wp:anchor distT="0" distB="0" distL="114300" distR="114300" simplePos="0" relativeHeight="251670528" behindDoc="1" locked="0" layoutInCell="1" allowOverlap="1">
            <wp:simplePos x="0" y="0"/>
            <wp:positionH relativeFrom="column">
              <wp:posOffset>4540250</wp:posOffset>
            </wp:positionH>
            <wp:positionV relativeFrom="paragraph">
              <wp:posOffset>48260</wp:posOffset>
            </wp:positionV>
            <wp:extent cx="394335" cy="177165"/>
            <wp:effectExtent l="0" t="0" r="12065" b="635"/>
            <wp:wrapNone/>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9"/>
                    <a:stretch>
                      <a:fillRect/>
                    </a:stretch>
                  </pic:blipFill>
                  <pic:spPr>
                    <a:xfrm>
                      <a:off x="0" y="0"/>
                      <a:ext cx="394335" cy="177165"/>
                    </a:xfrm>
                    <a:prstGeom prst="rect">
                      <a:avLst/>
                    </a:prstGeom>
                    <a:noFill/>
                    <a:ln>
                      <a:noFill/>
                    </a:ln>
                  </pic:spPr>
                </pic:pic>
              </a:graphicData>
            </a:graphic>
          </wp:anchor>
        </w:drawing>
      </w:r>
      <w:r>
        <w:drawing>
          <wp:anchor distT="0" distB="0" distL="114300" distR="114300" simplePos="0" relativeHeight="251670528" behindDoc="1" locked="0" layoutInCell="1" allowOverlap="1">
            <wp:simplePos x="0" y="0"/>
            <wp:positionH relativeFrom="column">
              <wp:posOffset>4476750</wp:posOffset>
            </wp:positionH>
            <wp:positionV relativeFrom="paragraph">
              <wp:posOffset>337820</wp:posOffset>
            </wp:positionV>
            <wp:extent cx="445135" cy="231775"/>
            <wp:effectExtent l="0" t="0" r="12065" b="9525"/>
            <wp:wrapNone/>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10"/>
                    <a:stretch>
                      <a:fillRect/>
                    </a:stretch>
                  </pic:blipFill>
                  <pic:spPr>
                    <a:xfrm>
                      <a:off x="0" y="0"/>
                      <a:ext cx="445135" cy="231775"/>
                    </a:xfrm>
                    <a:prstGeom prst="rect">
                      <a:avLst/>
                    </a:prstGeom>
                    <a:noFill/>
                    <a:ln>
                      <a:noFill/>
                    </a:ln>
                  </pic:spPr>
                </pic:pic>
              </a:graphicData>
            </a:graphic>
          </wp:anchor>
        </w:drawing>
      </w:r>
      <w:r>
        <w:rPr>
          <w:rFonts w:hint="eastAsia"/>
          <w:color w:val="000000"/>
          <w:sz w:val="26"/>
        </w:rPr>
        <w:t>指导老师签名：</w:t>
      </w:r>
      <w:r>
        <w:rPr>
          <w:rFonts w:hint="eastAsia"/>
          <w:color w:val="000000"/>
          <w:sz w:val="26"/>
          <w:u w:val="single"/>
        </w:rPr>
        <w:tab/>
      </w:r>
      <w:r>
        <w:rPr>
          <w:rFonts w:hint="eastAsia"/>
          <w:color w:val="000000"/>
          <w:sz w:val="26"/>
          <w:u w:val="single"/>
        </w:rPr>
        <w:tab/>
      </w:r>
      <w:r>
        <w:rPr>
          <w:rFonts w:hint="eastAsia"/>
          <w:color w:val="000000"/>
          <w:sz w:val="26"/>
          <w:u w:val="single"/>
        </w:rPr>
        <w:tab/>
      </w:r>
      <w:r>
        <w:rPr>
          <w:rFonts w:hint="eastAsia"/>
          <w:color w:val="000000"/>
          <w:sz w:val="26"/>
          <w:u w:val="single"/>
        </w:rPr>
        <w:t xml:space="preserve">   </w:t>
      </w:r>
    </w:p>
    <w:p w14:paraId="554B9CE9">
      <w:pPr>
        <w:spacing w:line="360" w:lineRule="auto"/>
        <w:ind w:firstLine="7033" w:firstLineChars="2705"/>
        <w:rPr>
          <w:color w:val="000000"/>
          <w:sz w:val="26"/>
          <w:u w:val="single"/>
        </w:rPr>
      </w:pPr>
      <w:r>
        <w:rPr>
          <w:rFonts w:hint="eastAsia"/>
          <w:color w:val="000000"/>
          <w:sz w:val="26"/>
          <w:u w:val="single"/>
        </w:rPr>
        <w:t xml:space="preserve">          </w:t>
      </w:r>
    </w:p>
    <w:p w14:paraId="50CF744E">
      <w:pPr>
        <w:spacing w:line="360" w:lineRule="auto"/>
        <w:ind w:firstLine="4410" w:firstLineChars="2100"/>
        <w:rPr>
          <w:color w:val="000000"/>
          <w:sz w:val="26"/>
          <w:u w:val="single"/>
        </w:rPr>
      </w:pPr>
      <w:r>
        <w:drawing>
          <wp:anchor distT="0" distB="0" distL="114300" distR="114300" simplePos="0" relativeHeight="251664384" behindDoc="0" locked="0" layoutInCell="1" allowOverlap="1">
            <wp:simplePos x="0" y="0"/>
            <wp:positionH relativeFrom="column">
              <wp:posOffset>4550410</wp:posOffset>
            </wp:positionH>
            <wp:positionV relativeFrom="paragraph">
              <wp:posOffset>38100</wp:posOffset>
            </wp:positionV>
            <wp:extent cx="758190" cy="204470"/>
            <wp:effectExtent l="0" t="0" r="3810" b="1143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758190" cy="204470"/>
                    </a:xfrm>
                    <a:prstGeom prst="rect">
                      <a:avLst/>
                    </a:prstGeom>
                    <a:noFill/>
                    <a:ln>
                      <a:noFill/>
                    </a:ln>
                  </pic:spPr>
                </pic:pic>
              </a:graphicData>
            </a:graphic>
          </wp:anchor>
        </w:drawing>
      </w:r>
      <w:r>
        <w:rPr>
          <w:rFonts w:hint="eastAsia"/>
          <w:color w:val="000000"/>
          <w:sz w:val="26"/>
        </w:rPr>
        <w:t xml:space="preserve">      日  期：      </w:t>
      </w:r>
      <w:r>
        <w:rPr>
          <w:rFonts w:hint="eastAsia"/>
          <w:color w:val="000000"/>
          <w:sz w:val="26"/>
          <w:u w:val="single"/>
        </w:rPr>
        <w:tab/>
      </w:r>
      <w:r>
        <w:rPr>
          <w:rFonts w:hint="eastAsia"/>
          <w:color w:val="000000"/>
          <w:sz w:val="26"/>
          <w:u w:val="single"/>
        </w:rPr>
        <w:t xml:space="preserve">    </w:t>
      </w:r>
      <w:r>
        <w:rPr>
          <w:rFonts w:hint="eastAsia"/>
          <w:color w:val="000000"/>
          <w:sz w:val="26"/>
          <w:u w:val="single"/>
        </w:rPr>
        <w:tab/>
      </w:r>
      <w:r>
        <w:rPr>
          <w:rFonts w:hint="eastAsia"/>
          <w:color w:val="000000"/>
          <w:sz w:val="26"/>
          <w:u w:val="single"/>
        </w:rPr>
        <w:t xml:space="preserve">   </w:t>
      </w:r>
    </w:p>
    <w:p w14:paraId="41ADB020">
      <w:pPr>
        <w:spacing w:line="360" w:lineRule="auto"/>
        <w:rPr>
          <w:color w:val="000000"/>
          <w:sz w:val="26"/>
          <w:u w:val="single"/>
        </w:rPr>
      </w:pPr>
    </w:p>
    <w:p w14:paraId="3F4A82A8">
      <w:pPr>
        <w:spacing w:line="360" w:lineRule="auto"/>
        <w:rPr>
          <w:color w:val="000000"/>
          <w:sz w:val="26"/>
          <w:u w:val="single"/>
        </w:rPr>
      </w:pPr>
    </w:p>
    <w:p w14:paraId="60A97C07">
      <w:pPr>
        <w:spacing w:line="360" w:lineRule="auto"/>
        <w:rPr>
          <w:color w:val="000000"/>
          <w:sz w:val="26"/>
          <w:u w:val="single"/>
        </w:rPr>
      </w:pPr>
      <w:bookmarkStart w:id="261" w:name="_GoBack"/>
      <w:bookmarkEnd w:id="261"/>
    </w:p>
    <w:p w14:paraId="61080C3B">
      <w:pPr>
        <w:spacing w:line="360" w:lineRule="auto"/>
        <w:rPr>
          <w:color w:val="000000"/>
          <w:sz w:val="26"/>
          <w:u w:val="single"/>
        </w:rPr>
      </w:pPr>
    </w:p>
    <w:p w14:paraId="0CCA1EA9">
      <w:pPr>
        <w:spacing w:line="360" w:lineRule="auto"/>
        <w:rPr>
          <w:color w:val="000000"/>
          <w:sz w:val="26"/>
          <w:u w:val="single"/>
        </w:rPr>
      </w:pPr>
    </w:p>
    <w:p w14:paraId="4106EA19">
      <w:pPr>
        <w:widowControl/>
        <w:jc w:val="left"/>
        <w:rPr>
          <w:color w:val="000000"/>
          <w:sz w:val="26"/>
          <w:u w:val="single"/>
        </w:rPr>
      </w:pPr>
      <w:r>
        <w:rPr>
          <w:color w:val="000000"/>
          <w:sz w:val="26"/>
          <w:u w:val="single"/>
        </w:rPr>
        <w:br w:type="page"/>
      </w:r>
    </w:p>
    <w:p w14:paraId="414F9D78">
      <w:pPr>
        <w:snapToGrid w:val="0"/>
        <w:jc w:val="center"/>
        <w:outlineLvl w:val="3"/>
        <w:rPr>
          <w:sz w:val="32"/>
          <w:szCs w:val="32"/>
        </w:rPr>
      </w:pPr>
      <w:r>
        <w:rPr>
          <w:rFonts w:hint="eastAsia"/>
          <w:sz w:val="32"/>
          <w:szCs w:val="32"/>
        </w:rPr>
        <w:t>保密承诺书</w:t>
      </w:r>
    </w:p>
    <w:p w14:paraId="2658DD03">
      <w:pPr>
        <w:snapToGrid w:val="0"/>
        <w:jc w:val="center"/>
        <w:rPr>
          <w:sz w:val="32"/>
          <w:szCs w:val="32"/>
        </w:rPr>
      </w:pPr>
    </w:p>
    <w:p w14:paraId="3A237C74">
      <w:pPr>
        <w:snapToGrid w:val="0"/>
        <w:spacing w:line="460" w:lineRule="exact"/>
        <w:ind w:firstLine="560" w:firstLineChars="200"/>
        <w:rPr>
          <w:sz w:val="28"/>
          <w:szCs w:val="28"/>
        </w:rPr>
      </w:pPr>
      <w:r>
        <w:rPr>
          <w:rFonts w:hint="eastAsia"/>
          <w:sz w:val="28"/>
          <w:szCs w:val="28"/>
        </w:rPr>
        <w:t>项目参与者共同承诺：本申报书《面向雾海的多模态融合与双机协同循证》所有内容均不涉及国家秘密，也无敏感内容，若造成失泄密，由本项目申请人承担全部责任。</w:t>
      </w:r>
    </w:p>
    <w:p w14:paraId="7E6A491A">
      <w:pPr>
        <w:snapToGrid w:val="0"/>
        <w:spacing w:line="460" w:lineRule="exact"/>
        <w:ind w:firstLine="420" w:firstLineChars="200"/>
        <w:rPr>
          <w:sz w:val="28"/>
          <w:szCs w:val="28"/>
        </w:rPr>
      </w:pPr>
      <w:r>
        <w:drawing>
          <wp:anchor distT="0" distB="0" distL="114300" distR="114300" simplePos="0" relativeHeight="251668480" behindDoc="1" locked="0" layoutInCell="1" allowOverlap="1">
            <wp:simplePos x="0" y="0"/>
            <wp:positionH relativeFrom="column">
              <wp:posOffset>4432300</wp:posOffset>
            </wp:positionH>
            <wp:positionV relativeFrom="paragraph">
              <wp:posOffset>288925</wp:posOffset>
            </wp:positionV>
            <wp:extent cx="527050" cy="231775"/>
            <wp:effectExtent l="0" t="0" r="6350" b="9525"/>
            <wp:wrapNone/>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12"/>
                    <a:stretch>
                      <a:fillRect/>
                    </a:stretch>
                  </pic:blipFill>
                  <pic:spPr>
                    <a:xfrm>
                      <a:off x="0" y="0"/>
                      <a:ext cx="527050" cy="231775"/>
                    </a:xfrm>
                    <a:prstGeom prst="rect">
                      <a:avLst/>
                    </a:prstGeom>
                    <a:noFill/>
                    <a:ln>
                      <a:noFill/>
                    </a:ln>
                  </pic:spPr>
                </pic:pic>
              </a:graphicData>
            </a:graphic>
          </wp:anchor>
        </w:drawing>
      </w:r>
      <w:r>
        <w:drawing>
          <wp:anchor distT="0" distB="0" distL="114300" distR="114300" simplePos="0" relativeHeight="251667456" behindDoc="1" locked="0" layoutInCell="1" allowOverlap="1">
            <wp:simplePos x="0" y="0"/>
            <wp:positionH relativeFrom="column">
              <wp:posOffset>3270250</wp:posOffset>
            </wp:positionH>
            <wp:positionV relativeFrom="paragraph">
              <wp:posOffset>287655</wp:posOffset>
            </wp:positionV>
            <wp:extent cx="559435" cy="252095"/>
            <wp:effectExtent l="0" t="0" r="12065" b="1905"/>
            <wp:wrapNone/>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13"/>
                    <a:stretch>
                      <a:fillRect/>
                    </a:stretch>
                  </pic:blipFill>
                  <pic:spPr>
                    <a:xfrm>
                      <a:off x="0" y="0"/>
                      <a:ext cx="559435" cy="252095"/>
                    </a:xfrm>
                    <a:prstGeom prst="rect">
                      <a:avLst/>
                    </a:prstGeom>
                    <a:noFill/>
                    <a:ln>
                      <a:noFill/>
                    </a:ln>
                  </pic:spPr>
                </pic:pic>
              </a:graphicData>
            </a:graphic>
          </wp:anchor>
        </w:drawing>
      </w:r>
      <w:r>
        <w:rPr>
          <w:rFonts w:ascii="宋体" w:hAnsi="宋体" w:cs="宋体"/>
          <w:sz w:val="24"/>
        </w:rPr>
        <w:drawing>
          <wp:anchor distT="0" distB="0" distL="114300" distR="114300" simplePos="0" relativeHeight="251665408" behindDoc="0" locked="0" layoutInCell="1" allowOverlap="1">
            <wp:simplePos x="0" y="0"/>
            <wp:positionH relativeFrom="column">
              <wp:posOffset>2851150</wp:posOffset>
            </wp:positionH>
            <wp:positionV relativeFrom="paragraph">
              <wp:posOffset>274320</wp:posOffset>
            </wp:positionV>
            <wp:extent cx="433070" cy="243205"/>
            <wp:effectExtent l="0" t="0" r="11430" b="10795"/>
            <wp:wrapNone/>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5"/>
                    <a:stretch>
                      <a:fillRect/>
                    </a:stretch>
                  </pic:blipFill>
                  <pic:spPr>
                    <a:xfrm>
                      <a:off x="0" y="0"/>
                      <a:ext cx="433070" cy="243205"/>
                    </a:xfrm>
                    <a:prstGeom prst="rect">
                      <a:avLst/>
                    </a:prstGeom>
                    <a:noFill/>
                    <a:ln w="9525">
                      <a:noFill/>
                    </a:ln>
                  </pic:spPr>
                </pic:pic>
              </a:graphicData>
            </a:graphic>
          </wp:anchor>
        </w:drawing>
      </w:r>
    </w:p>
    <w:p w14:paraId="4E8357EA">
      <w:pPr>
        <w:wordWrap w:val="0"/>
        <w:snapToGrid w:val="0"/>
        <w:spacing w:line="460" w:lineRule="exact"/>
        <w:ind w:firstLine="420" w:firstLineChars="200"/>
        <w:jc w:val="right"/>
        <w:rPr>
          <w:sz w:val="28"/>
          <w:szCs w:val="28"/>
        </w:rPr>
      </w:pPr>
      <w:r>
        <w:drawing>
          <wp:anchor distT="0" distB="0" distL="114300" distR="114300" simplePos="0" relativeHeight="251670528" behindDoc="1" locked="0" layoutInCell="1" allowOverlap="1">
            <wp:simplePos x="0" y="0"/>
            <wp:positionH relativeFrom="column">
              <wp:posOffset>3663950</wp:posOffset>
            </wp:positionH>
            <wp:positionV relativeFrom="paragraph">
              <wp:posOffset>253365</wp:posOffset>
            </wp:positionV>
            <wp:extent cx="1550670" cy="522605"/>
            <wp:effectExtent l="0" t="0" r="11430" b="10795"/>
            <wp:wrapNone/>
            <wp:docPr id="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
                    <pic:cNvPicPr>
                      <a:picLocks noChangeAspect="1"/>
                    </pic:cNvPicPr>
                  </pic:nvPicPr>
                  <pic:blipFill>
                    <a:blip r:embed="rId14"/>
                    <a:stretch>
                      <a:fillRect/>
                    </a:stretch>
                  </pic:blipFill>
                  <pic:spPr>
                    <a:xfrm>
                      <a:off x="0" y="0"/>
                      <a:ext cx="1550670" cy="522605"/>
                    </a:xfrm>
                    <a:prstGeom prst="rect">
                      <a:avLst/>
                    </a:prstGeom>
                    <a:noFill/>
                    <a:ln>
                      <a:noFill/>
                    </a:ln>
                  </pic:spPr>
                </pic:pic>
              </a:graphicData>
            </a:graphic>
          </wp:anchor>
        </w:drawing>
      </w:r>
      <w:r>
        <w:drawing>
          <wp:anchor distT="0" distB="0" distL="114300" distR="114300" simplePos="0" relativeHeight="251669504" behindDoc="1" locked="0" layoutInCell="1" allowOverlap="1">
            <wp:simplePos x="0" y="0"/>
            <wp:positionH relativeFrom="column">
              <wp:posOffset>5054600</wp:posOffset>
            </wp:positionH>
            <wp:positionV relativeFrom="paragraph">
              <wp:posOffset>5715</wp:posOffset>
            </wp:positionV>
            <wp:extent cx="330200" cy="179705"/>
            <wp:effectExtent l="0" t="0" r="0" b="10795"/>
            <wp:wrapNone/>
            <wp:docPr id="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3"/>
                    <pic:cNvPicPr>
                      <a:picLocks noChangeAspect="1"/>
                    </pic:cNvPicPr>
                  </pic:nvPicPr>
                  <pic:blipFill>
                    <a:blip r:embed="rId15"/>
                    <a:stretch>
                      <a:fillRect/>
                    </a:stretch>
                  </pic:blipFill>
                  <pic:spPr>
                    <a:xfrm>
                      <a:off x="0" y="0"/>
                      <a:ext cx="330200" cy="179705"/>
                    </a:xfrm>
                    <a:prstGeom prst="rect">
                      <a:avLst/>
                    </a:prstGeom>
                    <a:noFill/>
                    <a:ln>
                      <a:noFill/>
                    </a:ln>
                  </pic:spPr>
                </pic:pic>
              </a:graphicData>
            </a:graphic>
          </wp:anchor>
        </w:drawing>
      </w:r>
      <w:r>
        <w:drawing>
          <wp:anchor distT="0" distB="0" distL="114300" distR="114300" simplePos="0" relativeHeight="251666432" behindDoc="0" locked="0" layoutInCell="1" allowOverlap="1">
            <wp:simplePos x="0" y="0"/>
            <wp:positionH relativeFrom="column">
              <wp:posOffset>3856355</wp:posOffset>
            </wp:positionH>
            <wp:positionV relativeFrom="paragraph">
              <wp:posOffset>58420</wp:posOffset>
            </wp:positionV>
            <wp:extent cx="324485" cy="154940"/>
            <wp:effectExtent l="0" t="0" r="5715" b="1016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6"/>
                    <a:stretch>
                      <a:fillRect/>
                    </a:stretch>
                  </pic:blipFill>
                  <pic:spPr>
                    <a:xfrm>
                      <a:off x="0" y="0"/>
                      <a:ext cx="324485" cy="154940"/>
                    </a:xfrm>
                    <a:prstGeom prst="rect">
                      <a:avLst/>
                    </a:prstGeom>
                    <a:noFill/>
                    <a:ln>
                      <a:noFill/>
                    </a:ln>
                  </pic:spPr>
                </pic:pic>
              </a:graphicData>
            </a:graphic>
          </wp:anchor>
        </w:drawing>
      </w:r>
      <w:r>
        <w:rPr>
          <w:rFonts w:hint="eastAsia"/>
          <w:sz w:val="28"/>
          <w:szCs w:val="28"/>
        </w:rPr>
        <w:t>项目申请人签字：</w:t>
      </w:r>
      <w:r>
        <w:rPr>
          <w:rFonts w:hint="eastAsia"/>
          <w:sz w:val="28"/>
          <w:szCs w:val="28"/>
          <w:u w:val="single"/>
        </w:rPr>
        <w:t xml:space="preserve">                          </w:t>
      </w:r>
    </w:p>
    <w:p w14:paraId="1FD09463">
      <w:pPr>
        <w:wordWrap w:val="0"/>
        <w:snapToGrid w:val="0"/>
        <w:spacing w:line="460" w:lineRule="exact"/>
        <w:ind w:firstLine="560" w:firstLineChars="200"/>
        <w:jc w:val="right"/>
        <w:rPr>
          <w:sz w:val="28"/>
          <w:szCs w:val="28"/>
        </w:rPr>
      </w:pPr>
      <w:r>
        <w:rPr>
          <w:rFonts w:hint="eastAsia"/>
          <w:sz w:val="28"/>
          <w:szCs w:val="28"/>
        </w:rPr>
        <w:t>年   月   日</w:t>
      </w:r>
    </w:p>
    <w:p w14:paraId="1FD94E6B"/>
    <w:p w14:paraId="6EA2180A">
      <w:pPr>
        <w:spacing w:line="360" w:lineRule="auto"/>
        <w:rPr>
          <w:color w:val="000000"/>
          <w:sz w:val="26"/>
          <w:u w:val="single"/>
        </w:rPr>
        <w:sectPr>
          <w:pgSz w:w="11906" w:h="16838"/>
          <w:pgMar w:top="1440" w:right="1800" w:bottom="1440" w:left="1800" w:header="851" w:footer="992" w:gutter="0"/>
          <w:cols w:space="425" w:num="1"/>
          <w:docGrid w:type="lines" w:linePitch="312" w:charSpace="0"/>
        </w:sectPr>
      </w:pPr>
    </w:p>
    <w:p w14:paraId="5B81282C">
      <w:pPr>
        <w:jc w:val="center"/>
        <w:outlineLvl w:val="3"/>
        <w:rPr>
          <w:sz w:val="28"/>
          <w:szCs w:val="28"/>
        </w:rPr>
      </w:pPr>
      <w:r>
        <w:rPr>
          <w:rFonts w:hint="eastAsia"/>
          <w:sz w:val="28"/>
          <w:szCs w:val="28"/>
        </w:rPr>
        <w:t>作品简介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7056"/>
      </w:tblGrid>
      <w:tr w14:paraId="6F670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04EF1972">
            <w:pPr>
              <w:jc w:val="center"/>
              <w:rPr>
                <w:sz w:val="28"/>
                <w:szCs w:val="28"/>
              </w:rPr>
            </w:pPr>
            <w:r>
              <w:rPr>
                <w:rFonts w:hint="eastAsia"/>
                <w:sz w:val="28"/>
                <w:szCs w:val="28"/>
              </w:rPr>
              <w:t>作品名称</w:t>
            </w:r>
          </w:p>
        </w:tc>
        <w:tc>
          <w:tcPr>
            <w:tcW w:w="6883" w:type="dxa"/>
          </w:tcPr>
          <w:p w14:paraId="63AFEEBF">
            <w:pPr>
              <w:jc w:val="center"/>
              <w:rPr>
                <w:sz w:val="28"/>
                <w:szCs w:val="28"/>
              </w:rPr>
            </w:pPr>
            <w:r>
              <w:rPr>
                <w:rFonts w:hint="eastAsia"/>
                <w:sz w:val="28"/>
                <w:szCs w:val="28"/>
              </w:rPr>
              <w:t>面向雾海的多模态融合与双机协同循证</w:t>
            </w:r>
          </w:p>
        </w:tc>
      </w:tr>
      <w:tr w14:paraId="24F8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5EBA2A4A">
            <w:pPr>
              <w:jc w:val="center"/>
              <w:rPr>
                <w:sz w:val="28"/>
                <w:szCs w:val="28"/>
              </w:rPr>
            </w:pPr>
            <w:r>
              <w:rPr>
                <w:rFonts w:hint="eastAsia"/>
                <w:sz w:val="28"/>
                <w:szCs w:val="28"/>
              </w:rPr>
              <w:t>总体思路</w:t>
            </w:r>
          </w:p>
          <w:p w14:paraId="26F52EAD">
            <w:pPr>
              <w:jc w:val="center"/>
              <w:rPr>
                <w:sz w:val="28"/>
                <w:szCs w:val="28"/>
              </w:rPr>
            </w:pPr>
          </w:p>
        </w:tc>
        <w:tc>
          <w:tcPr>
            <w:tcW w:w="6883" w:type="dxa"/>
          </w:tcPr>
          <w:p w14:paraId="270C7BDD">
            <w:pPr>
              <w:pStyle w:val="10"/>
              <w:widowControl/>
              <w:rPr>
                <w:sz w:val="28"/>
                <w:szCs w:val="28"/>
              </w:rPr>
            </w:pPr>
            <w:r>
              <w:rPr>
                <w:rFonts w:ascii="宋体" w:hAnsi="宋体" w:cs="宋体"/>
              </w:rPr>
              <w:drawing>
                <wp:inline distT="0" distB="0" distL="114300" distR="114300">
                  <wp:extent cx="4341495" cy="3553460"/>
                  <wp:effectExtent l="0" t="0" r="1905" b="254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6"/>
                          <a:stretch>
                            <a:fillRect/>
                          </a:stretch>
                        </pic:blipFill>
                        <pic:spPr>
                          <a:xfrm>
                            <a:off x="0" y="0"/>
                            <a:ext cx="4341495" cy="3553460"/>
                          </a:xfrm>
                          <a:prstGeom prst="rect">
                            <a:avLst/>
                          </a:prstGeom>
                          <a:noFill/>
                          <a:ln w="9525">
                            <a:noFill/>
                          </a:ln>
                        </pic:spPr>
                      </pic:pic>
                    </a:graphicData>
                  </a:graphic>
                </wp:inline>
              </w:drawing>
            </w:r>
          </w:p>
        </w:tc>
      </w:tr>
      <w:tr w14:paraId="3A109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70F9D643">
            <w:pPr>
              <w:jc w:val="center"/>
              <w:rPr>
                <w:sz w:val="28"/>
                <w:szCs w:val="28"/>
              </w:rPr>
            </w:pPr>
            <w:r>
              <w:rPr>
                <w:rFonts w:hint="eastAsia"/>
                <w:sz w:val="28"/>
                <w:szCs w:val="28"/>
              </w:rPr>
              <w:t>创新点</w:t>
            </w:r>
          </w:p>
        </w:tc>
        <w:tc>
          <w:tcPr>
            <w:tcW w:w="6883" w:type="dxa"/>
          </w:tcPr>
          <w:p w14:paraId="3B9DB8CF">
            <w:pPr>
              <w:numPr>
                <w:ilvl w:val="0"/>
                <w:numId w:val="1"/>
              </w:numPr>
              <w:rPr>
                <w:sz w:val="24"/>
              </w:rPr>
            </w:pPr>
            <w:r>
              <w:rPr>
                <w:rFonts w:hint="eastAsia"/>
                <w:sz w:val="24"/>
              </w:rPr>
              <w:t>基于物理特性优势互补的四模态异构传感器协同感知架构（集成毫米波雷达、声呐、门控相机与去雾相机四种异构模态）。</w:t>
            </w:r>
          </w:p>
          <w:p w14:paraId="2CC7A967">
            <w:pPr>
              <w:numPr>
                <w:ilvl w:val="0"/>
                <w:numId w:val="1"/>
              </w:numPr>
              <w:rPr>
                <w:sz w:val="24"/>
              </w:rPr>
            </w:pPr>
            <w:r>
              <w:rPr>
                <w:rFonts w:hint="eastAsia"/>
                <w:sz w:val="24"/>
              </w:rPr>
              <w:t>无人机飞控协同的“远场置信度引导粗定位→抵近高精度二次确认→目标类别识别”三级远距离感知策略。</w:t>
            </w:r>
          </w:p>
          <w:p w14:paraId="02BAA3D9">
            <w:pPr>
              <w:numPr>
                <w:ilvl w:val="0"/>
                <w:numId w:val="1"/>
              </w:numPr>
              <w:rPr>
                <w:sz w:val="24"/>
              </w:rPr>
            </w:pPr>
            <w:r>
              <w:rPr>
                <w:rFonts w:hint="eastAsia"/>
                <w:sz w:val="24"/>
              </w:rPr>
              <w:t>基于贡献率动态评估的多模态空间置信度热力图与鸟瞰图统一空间基准的多传感器协同表达方法。</w:t>
            </w:r>
          </w:p>
          <w:p w14:paraId="4D2C5DA0">
            <w:pPr>
              <w:numPr>
                <w:ilvl w:val="0"/>
                <w:numId w:val="1"/>
              </w:numPr>
              <w:rPr>
                <w:sz w:val="24"/>
              </w:rPr>
            </w:pPr>
            <w:r>
              <w:rPr>
                <w:rFonts w:hint="eastAsia"/>
                <w:sz w:val="24"/>
              </w:rPr>
              <w:t>尝试在近距离海雾天气船体模型引入高距离穿透能力的门控相机。</w:t>
            </w:r>
          </w:p>
        </w:tc>
      </w:tr>
      <w:tr w14:paraId="1DEE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9ECBDB6">
            <w:pPr>
              <w:jc w:val="center"/>
              <w:rPr>
                <w:sz w:val="28"/>
                <w:szCs w:val="28"/>
              </w:rPr>
            </w:pPr>
            <w:r>
              <w:rPr>
                <w:rFonts w:hint="eastAsia"/>
                <w:sz w:val="28"/>
                <w:szCs w:val="28"/>
              </w:rPr>
              <w:t>国内外</w:t>
            </w:r>
            <w:r>
              <w:rPr>
                <w:sz w:val="28"/>
                <w:szCs w:val="28"/>
              </w:rPr>
              <w:t>水平对比</w:t>
            </w:r>
          </w:p>
        </w:tc>
        <w:tc>
          <w:tcPr>
            <w:tcW w:w="6883" w:type="dxa"/>
          </w:tcPr>
          <w:p w14:paraId="7A36A895">
            <w:pPr>
              <w:rPr>
                <w:sz w:val="15"/>
                <w:szCs w:val="15"/>
              </w:rPr>
            </w:pPr>
            <w:r>
              <w:rPr>
                <w:rFonts w:hint="eastAsia"/>
                <w:sz w:val="24"/>
              </w:rPr>
              <w:t>相较国内外常见雷达+视觉、红外+可见光双模融合，本作品面向雾海场景集成毫米波雷达、声呐、门控相机、深度相机与无人机视角，按“雷达/声呐主定位，门控/深度主识别、辅助定位，无人机远距复核”分工，并用1m*1m热力图和30m内外策略统一决策。结果上，融合目标窗口召回95.0%、漏检5.0%、分类准确率95.0%、单帧3.1ms，体现系统级鲁棒性与工程落地优势。</w:t>
            </w:r>
          </w:p>
        </w:tc>
      </w:tr>
      <w:tr w14:paraId="557E7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13" w:type="dxa"/>
            <w:vAlign w:val="center"/>
          </w:tcPr>
          <w:p w14:paraId="5E2D8578">
            <w:pPr>
              <w:jc w:val="center"/>
              <w:rPr>
                <w:sz w:val="28"/>
                <w:szCs w:val="28"/>
              </w:rPr>
            </w:pPr>
            <w:r>
              <w:rPr>
                <w:rFonts w:hint="eastAsia"/>
                <w:sz w:val="28"/>
                <w:szCs w:val="28"/>
              </w:rPr>
              <w:t>其他</w:t>
            </w:r>
          </w:p>
        </w:tc>
        <w:tc>
          <w:tcPr>
            <w:tcW w:w="6883" w:type="dxa"/>
          </w:tcPr>
          <w:p w14:paraId="136638CB">
            <w:pPr>
              <w:rPr>
                <w:color w:val="FF0000"/>
                <w:sz w:val="24"/>
              </w:rPr>
            </w:pPr>
          </w:p>
          <w:p w14:paraId="539D824F">
            <w:pPr>
              <w:rPr>
                <w:color w:val="FF0000"/>
                <w:sz w:val="28"/>
                <w:szCs w:val="28"/>
              </w:rPr>
            </w:pPr>
          </w:p>
          <w:p w14:paraId="5C9D043D">
            <w:pPr>
              <w:rPr>
                <w:sz w:val="24"/>
                <w:szCs w:val="28"/>
              </w:rPr>
            </w:pPr>
            <w:r>
              <w:rPr>
                <w:rFonts w:hint="eastAsia"/>
                <w:sz w:val="24"/>
                <w:szCs w:val="28"/>
              </w:rPr>
              <w:t>客观评测成绩：</w:t>
            </w:r>
            <w:r>
              <w:rPr>
                <w:sz w:val="24"/>
                <w:szCs w:val="28"/>
                <w:u w:val="single"/>
              </w:rPr>
              <w:t xml:space="preserve">                              </w:t>
            </w:r>
            <w:r>
              <w:rPr>
                <w:rFonts w:hint="eastAsia"/>
                <w:sz w:val="24"/>
                <w:szCs w:val="28"/>
              </w:rPr>
              <w:t>（第</w:t>
            </w:r>
            <w:r>
              <w:rPr>
                <w:rFonts w:hint="eastAsia"/>
                <w:sz w:val="24"/>
                <w:szCs w:val="28"/>
                <w:u w:val="single"/>
              </w:rPr>
              <w:t xml:space="preserve"> </w:t>
            </w:r>
            <w:r>
              <w:rPr>
                <w:sz w:val="24"/>
                <w:szCs w:val="28"/>
                <w:u w:val="single"/>
              </w:rPr>
              <w:t xml:space="preserve">    </w:t>
            </w:r>
            <w:r>
              <w:rPr>
                <w:rFonts w:hint="eastAsia"/>
                <w:sz w:val="24"/>
                <w:szCs w:val="28"/>
              </w:rPr>
              <w:t>）</w:t>
            </w:r>
          </w:p>
          <w:p w14:paraId="0EB87573">
            <w:pPr>
              <w:rPr>
                <w:sz w:val="28"/>
                <w:szCs w:val="28"/>
              </w:rPr>
            </w:pPr>
            <w:r>
              <w:rPr>
                <w:rFonts w:hint="eastAsia"/>
                <w:color w:val="FF0000"/>
                <w:sz w:val="24"/>
                <w:szCs w:val="28"/>
              </w:rPr>
              <w:t>（此项由工作人员填写）</w:t>
            </w:r>
          </w:p>
        </w:tc>
      </w:tr>
    </w:tbl>
    <w:p w14:paraId="6F7715D7">
      <w:r>
        <w:br w:type="page"/>
      </w:r>
    </w:p>
    <w:p w14:paraId="468DDEED">
      <w:pPr>
        <w:pStyle w:val="2"/>
      </w:pPr>
      <w:bookmarkStart w:id="1" w:name="qvnxd"/>
      <w:r>
        <w:t>序.说明书基本信息</w:t>
      </w:r>
    </w:p>
    <w:bookmarkEnd w:id="1"/>
    <w:p w14:paraId="4BAE13AC">
      <w:pPr>
        <w:pStyle w:val="3"/>
      </w:pPr>
      <w:bookmarkStart w:id="2" w:name="aCTap"/>
      <w:r>
        <w:t>报告书思路</w:t>
      </w:r>
    </w:p>
    <w:bookmarkEnd w:id="2"/>
    <w:p w14:paraId="703584B3">
      <w:pPr>
        <w:pStyle w:val="7"/>
      </w:pPr>
      <w:bookmarkStart w:id="3" w:name="ub3907f37"/>
      <w:r>
        <w:t>在本报告书中，将会报告对于C3智能感知赛题的实现思路，说明书的结构是总体思路-各功能具体实现-主控总体实现-总结与展望（包括创新亮点、现有理论、不足与展望和代码使用方法）</w:t>
      </w:r>
      <w:r>
        <w:rPr>
          <w:rFonts w:hint="eastAsia"/>
        </w:rPr>
        <w:t>。</w:t>
      </w:r>
    </w:p>
    <w:bookmarkEnd w:id="3"/>
    <w:p w14:paraId="5030B15A">
      <w:pPr>
        <w:pStyle w:val="7"/>
      </w:pPr>
      <w:bookmarkStart w:id="4" w:name="u160be239"/>
      <w:r>
        <w:t>首先，我们会讲述我们的总体思路，包括各模态特性，指定思路，与实现思路上的难关</w:t>
      </w:r>
      <w:r>
        <w:rPr>
          <w:rFonts w:hint="eastAsia"/>
        </w:rPr>
        <w:t>。</w:t>
      </w:r>
    </w:p>
    <w:bookmarkEnd w:id="4"/>
    <w:p w14:paraId="771099F1">
      <w:pPr>
        <w:pStyle w:val="7"/>
      </w:pPr>
      <w:bookmarkStart w:id="5" w:name="udfb63645"/>
      <w:r>
        <w:t>其次，我们会讲述各个功能实现的方法，包括四模态（毫米波雷达，声呐，门控相机与去雾相机）获取数据并优化的方法，飞控的创作思路，多模态融合生成热力图的思路</w:t>
      </w:r>
      <w:r>
        <w:rPr>
          <w:rFonts w:hint="eastAsia"/>
        </w:rPr>
        <w:t>。</w:t>
      </w:r>
    </w:p>
    <w:bookmarkEnd w:id="5"/>
    <w:p w14:paraId="52EEA0FF">
      <w:pPr>
        <w:pStyle w:val="7"/>
      </w:pPr>
      <w:bookmarkStart w:id="6" w:name="u0f6da4e7"/>
      <w:r>
        <w:t>然后，我们从主控的逻辑，串联起上述的部分，并且引入检测指标</w:t>
      </w:r>
      <w:r>
        <w:rPr>
          <w:rFonts w:hint="eastAsia"/>
        </w:rPr>
        <w:t>。</w:t>
      </w:r>
    </w:p>
    <w:bookmarkEnd w:id="6"/>
    <w:p w14:paraId="27A32670">
      <w:pPr>
        <w:pStyle w:val="7"/>
        <w:rPr>
          <w:rFonts w:hint="eastAsia"/>
        </w:rPr>
      </w:pPr>
      <w:bookmarkStart w:id="7" w:name="u66935ba4"/>
      <w:r>
        <w:rPr>
          <w:rFonts w:hint="eastAsia"/>
          <w:lang w:val="en-US" w:eastAsia="zh-CN"/>
        </w:rPr>
        <w:t>接着</w:t>
      </w:r>
      <w:r>
        <w:t>，对我们工作中的</w:t>
      </w:r>
      <w:r>
        <w:rPr>
          <w:rFonts w:hint="eastAsia"/>
          <w:lang w:val="en-US" w:eastAsia="zh-CN"/>
        </w:rPr>
        <w:t>指标结果与国内外水平比较</w:t>
      </w:r>
      <w:r>
        <w:rPr>
          <w:rFonts w:hint="eastAsia"/>
          <w:lang w:eastAsia="zh-CN"/>
        </w:rPr>
        <w:t>，</w:t>
      </w:r>
      <w:r>
        <w:t>创新</w:t>
      </w:r>
      <w:r>
        <w:rPr>
          <w:rFonts w:hint="eastAsia"/>
          <w:lang w:val="en-US" w:eastAsia="zh-CN"/>
        </w:rPr>
        <w:t>亮</w:t>
      </w:r>
      <w:r>
        <w:t>点，理论基础，现阶段的不足与展望，以及代码使用方法提出说明</w:t>
      </w:r>
      <w:r>
        <w:rPr>
          <w:rFonts w:hint="eastAsia"/>
        </w:rPr>
        <w:t>。</w:t>
      </w:r>
    </w:p>
    <w:p w14:paraId="31657A31">
      <w:pPr>
        <w:pStyle w:val="7"/>
        <w:rPr>
          <w:rFonts w:hint="default" w:eastAsia="宋体"/>
          <w:lang w:val="en-US" w:eastAsia="zh-CN"/>
        </w:rPr>
      </w:pPr>
      <w:r>
        <w:rPr>
          <w:rFonts w:hint="eastAsia"/>
          <w:lang w:val="en-US" w:eastAsia="zh-CN"/>
        </w:rPr>
        <w:t>在最末，给出附件相关，如船会会员资料与GitHub的提交记录</w:t>
      </w:r>
    </w:p>
    <w:bookmarkEnd w:id="7"/>
    <w:p w14:paraId="39065B53">
      <w:pPr>
        <w:pStyle w:val="3"/>
      </w:pPr>
      <w:bookmarkStart w:id="8" w:name="u651d9ace"/>
      <w:bookmarkEnd w:id="8"/>
      <w:bookmarkStart w:id="9" w:name="Llm0S"/>
      <w:r>
        <w:t>团队成员介绍与分工</w:t>
      </w:r>
    </w:p>
    <w:bookmarkEnd w:id="9"/>
    <w:p w14:paraId="43EA4150">
      <w:pPr>
        <w:pStyle w:val="7"/>
      </w:pPr>
      <w:bookmarkStart w:id="10" w:name="u103778db"/>
      <w:r>
        <w:t>核心思路构思：孙梦洋，刘镒荣，胡铁严，董文彬，闫少卿</w:t>
      </w:r>
    </w:p>
    <w:bookmarkEnd w:id="10"/>
    <w:p w14:paraId="0CD882D1">
      <w:pPr>
        <w:pStyle w:val="7"/>
      </w:pPr>
      <w:bookmarkStart w:id="11" w:name="u353b63c9"/>
      <w:r>
        <w:t>毫米波雷达：孙梦洋</w:t>
      </w:r>
    </w:p>
    <w:bookmarkEnd w:id="11"/>
    <w:p w14:paraId="691F3CDA">
      <w:pPr>
        <w:pStyle w:val="7"/>
      </w:pPr>
      <w:bookmarkStart w:id="12" w:name="u42bdfd79"/>
      <w:r>
        <w:t>无人机飞控：刘镒荣</w:t>
      </w:r>
    </w:p>
    <w:bookmarkEnd w:id="12"/>
    <w:p w14:paraId="6E6E687C">
      <w:pPr>
        <w:pStyle w:val="7"/>
      </w:pPr>
      <w:bookmarkStart w:id="13" w:name="ua41d5de7"/>
      <w:r>
        <w:t>门控相机：胡铁严</w:t>
      </w:r>
    </w:p>
    <w:bookmarkEnd w:id="13"/>
    <w:p w14:paraId="1CAB4F77">
      <w:pPr>
        <w:pStyle w:val="7"/>
      </w:pPr>
      <w:bookmarkStart w:id="14" w:name="u3e9cfda7"/>
      <w:r>
        <w:t>声呐：刘镒荣</w:t>
      </w:r>
    </w:p>
    <w:bookmarkEnd w:id="14"/>
    <w:p w14:paraId="731449CA">
      <w:pPr>
        <w:pStyle w:val="7"/>
      </w:pPr>
      <w:bookmarkStart w:id="15" w:name="ubdd0ca4f"/>
      <w:r>
        <w:t>深度相机：董文彬</w:t>
      </w:r>
    </w:p>
    <w:bookmarkEnd w:id="15"/>
    <w:p w14:paraId="6C5FC81C">
      <w:pPr>
        <w:pStyle w:val="7"/>
      </w:pPr>
      <w:bookmarkStart w:id="16" w:name="u6ca60596"/>
      <w:r>
        <w:t>传统热力图实现：胡铁严，孙梦洋</w:t>
      </w:r>
    </w:p>
    <w:bookmarkEnd w:id="16"/>
    <w:p w14:paraId="318CD26F">
      <w:pPr>
        <w:pStyle w:val="7"/>
      </w:pPr>
      <w:bookmarkStart w:id="17" w:name="uf22b072e"/>
      <w:r>
        <w:t>神经网络热力图框架：孙梦洋</w:t>
      </w:r>
    </w:p>
    <w:bookmarkEnd w:id="17"/>
    <w:p w14:paraId="0271B456">
      <w:pPr>
        <w:pStyle w:val="7"/>
      </w:pPr>
      <w:bookmarkStart w:id="18" w:name="uf27e5cff"/>
      <w:r>
        <w:t>消息接口对齐工作：刘镒荣，胡铁严</w:t>
      </w:r>
    </w:p>
    <w:bookmarkEnd w:id="18"/>
    <w:p w14:paraId="5F1FE9B5">
      <w:pPr>
        <w:pStyle w:val="7"/>
      </w:pPr>
      <w:bookmarkStart w:id="19" w:name="u88eec397"/>
      <w:r>
        <w:t>说明书制作：孙梦洋</w:t>
      </w:r>
    </w:p>
    <w:bookmarkEnd w:id="19"/>
    <w:p w14:paraId="6655B3DF">
      <w:pPr>
        <w:pStyle w:val="7"/>
      </w:pPr>
      <w:bookmarkStart w:id="20" w:name="uc99a9004"/>
      <w:r>
        <w:t>PPT与vlog制作：胡铁严</w:t>
      </w:r>
    </w:p>
    <w:bookmarkEnd w:id="20"/>
    <w:p w14:paraId="00E2712B">
      <w:pPr>
        <w:pStyle w:val="3"/>
      </w:pPr>
      <w:bookmarkStart w:id="21" w:name="oIiVO"/>
      <w:r>
        <w:t>主要研究内容与技术路线</w:t>
      </w:r>
    </w:p>
    <w:bookmarkEnd w:id="21"/>
    <w:p w14:paraId="0A1C3B77">
      <w:pPr>
        <w:pStyle w:val="7"/>
      </w:pPr>
      <w:bookmarkStart w:id="22" w:name="ud55c71e0"/>
      <w:r>
        <w:t>针对赛题，我们做了如下思路：</w:t>
      </w:r>
    </w:p>
    <w:bookmarkEnd w:id="22"/>
    <w:p w14:paraId="78220A96">
      <w:pPr>
        <w:pStyle w:val="7"/>
      </w:pPr>
      <w:bookmarkStart w:id="23" w:name="ue9b6a8aa"/>
      <w:r>
        <w:t>C3 系统面向低能见度海上航行场景，目标是在大雾、海浪杂波、目标遮挡和远距离观测不稳定的条件下，持续完成海上目标发现、识别、定位和动态跟踪</w:t>
      </w:r>
      <w:r>
        <w:rPr>
          <w:rFonts w:hint="eastAsia"/>
        </w:rPr>
        <w:t>。</w:t>
      </w:r>
    </w:p>
    <w:bookmarkEnd w:id="23"/>
    <w:p w14:paraId="4CFD1756">
      <w:pPr>
        <w:pStyle w:val="7"/>
      </w:pPr>
      <w:bookmarkStart w:id="24" w:name="u562575c9"/>
      <w:r>
        <w:t>系统不依赖单一传感器判断目标，而是把毫米波雷达、声呐、视觉融合结果和深度信息统一到船体坐标系下，通过时间缓存、空间融合、热力图候选点生成和无人机二次确认，提升目标发现的稳定性。最终输出的是已经确认的目标列表，每个目标包含独立探测编号、类别名称、当前位置、预测位置和置信度</w:t>
      </w:r>
      <w:r>
        <w:rPr>
          <w:rFonts w:hint="eastAsia"/>
        </w:rPr>
        <w:t>。</w:t>
      </w:r>
    </w:p>
    <w:bookmarkEnd w:id="24"/>
    <w:p w14:paraId="2475239F">
      <w:pPr>
        <w:spacing w:before="312" w:beforeLines="100" w:after="50" w:line="360" w:lineRule="auto"/>
        <w:jc w:val="left"/>
      </w:pPr>
      <w:bookmarkStart w:id="25" w:name="u0b2db278"/>
      <w:bookmarkStart w:id="26" w:name="u70af5b30"/>
      <w:r>
        <w:rPr>
          <w:rFonts w:ascii="宋体"/>
        </w:rPr>
        <w:drawing>
          <wp:inline distT="0" distB="0" distL="0" distR="0">
            <wp:extent cx="5274310" cy="4314190"/>
            <wp:effectExtent l="0" t="0" r="889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5274310" cy="4314190"/>
                    </a:xfrm>
                    <a:prstGeom prst="rect">
                      <a:avLst/>
                    </a:prstGeom>
                  </pic:spPr>
                </pic:pic>
              </a:graphicData>
            </a:graphic>
          </wp:inline>
        </w:drawing>
      </w:r>
      <w:bookmarkEnd w:id="25"/>
    </w:p>
    <w:p w14:paraId="3CE45B63">
      <w:pPr>
        <w:spacing w:before="312" w:beforeLines="100" w:after="50"/>
        <w:jc w:val="center"/>
        <w:rPr>
          <w:rFonts w:ascii="华文楷体" w:hAnsi="华文楷体" w:eastAsia="华文楷体" w:cs="华文楷体"/>
          <w:color w:val="000000"/>
          <w:sz w:val="22"/>
        </w:rPr>
      </w:pPr>
      <w:r>
        <w:rPr>
          <w:rFonts w:hint="eastAsia" w:ascii="华文楷体" w:hAnsi="华文楷体" w:eastAsia="华文楷体" w:cs="华文楷体"/>
          <w:color w:val="000000"/>
          <w:sz w:val="22"/>
        </w:rPr>
        <w:t>流程图</w:t>
      </w:r>
    </w:p>
    <w:bookmarkEnd w:id="26"/>
    <w:p w14:paraId="1F92A987">
      <w:pPr>
        <w:pStyle w:val="2"/>
        <w:numPr>
          <w:ilvl w:val="0"/>
          <w:numId w:val="2"/>
        </w:numPr>
      </w:pPr>
      <w:bookmarkStart w:id="27" w:name="Iyblc"/>
      <w:r>
        <w:t>总体思路</w:t>
      </w:r>
    </w:p>
    <w:bookmarkEnd w:id="27"/>
    <w:p w14:paraId="587E5B3C">
      <w:pPr>
        <w:pStyle w:val="4"/>
        <w:numPr>
          <w:ilvl w:val="0"/>
          <w:numId w:val="3"/>
        </w:numPr>
        <w:rPr>
          <w:rFonts w:ascii="黑体" w:hAnsi="黑体" w:cs="黑体"/>
        </w:rPr>
      </w:pPr>
      <w:bookmarkStart w:id="28" w:name="nbX3o"/>
      <w:r>
        <w:t>赛题要求</w:t>
      </w:r>
    </w:p>
    <w:bookmarkEnd w:id="28"/>
    <w:p w14:paraId="027EF9AC">
      <w:pPr>
        <w:pStyle w:val="7"/>
      </w:pPr>
      <w:bookmarkStart w:id="29" w:name="ubc25e477"/>
      <w:r>
        <w:t>琼州海峡作为中国重要的航运通道，常年受大雾天气影响，能见度低（常低于500米），导致传统光学传感器（如摄像头）效果大幅下降，严重威胁航行安全。为解决此问题，需研发基于多模态传感器（如毫米波雷达、激光雷达、声呐、AIS等）的智能感知算法，实现恶劣天气下的海上目标（如船舶、浮标、漂浮障碍物、小型渔船等）精准识别与动态跟踪</w:t>
      </w:r>
      <w:r>
        <w:rPr>
          <w:rFonts w:hint="eastAsia"/>
        </w:rPr>
        <w:t>。</w:t>
      </w:r>
    </w:p>
    <w:bookmarkEnd w:id="29"/>
    <w:p w14:paraId="5C3CEC09">
      <w:pPr>
        <w:spacing w:before="312" w:beforeLines="100" w:after="50" w:line="240" w:lineRule="auto"/>
        <w:jc w:val="center"/>
        <w:pPrChange w:id="0" w:author="孙梦洋" w:date="2026-06-26T10:17:00Z">
          <w:pPr>
            <w:spacing w:beforeLines="100" w:after="50" w:line="360" w:lineRule="auto"/>
            <w:jc w:val="left"/>
          </w:pPr>
        </w:pPrChange>
      </w:pPr>
      <w:bookmarkStart w:id="30" w:name="uc82e72a9"/>
      <w:bookmarkStart w:id="31" w:name="u60c3828e"/>
      <w:r>
        <w:rPr>
          <w:rFonts w:ascii="宋体"/>
        </w:rPr>
        <w:drawing>
          <wp:inline distT="0" distB="0" distL="0" distR="0">
            <wp:extent cx="4283710" cy="3208655"/>
            <wp:effectExtent l="0" t="0" r="889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4284133" cy="3209068"/>
                    </a:xfrm>
                    <a:prstGeom prst="rect">
                      <a:avLst/>
                    </a:prstGeom>
                  </pic:spPr>
                </pic:pic>
              </a:graphicData>
            </a:graphic>
          </wp:inline>
        </w:drawing>
      </w:r>
      <w:bookmarkEnd w:id="30"/>
    </w:p>
    <w:p w14:paraId="28380A16">
      <w:pPr>
        <w:spacing w:before="312" w:beforeLines="100" w:after="50"/>
        <w:jc w:val="center"/>
        <w:rPr>
          <w:rFonts w:ascii="华文楷体" w:hAnsi="华文楷体" w:eastAsia="华文楷体" w:cs="华文楷体"/>
        </w:rPr>
      </w:pPr>
      <w:r>
        <w:rPr>
          <w:rFonts w:hint="eastAsia" w:ascii="华文楷体" w:hAnsi="华文楷体" w:eastAsia="华文楷体" w:cs="华文楷体"/>
          <w:color w:val="000000"/>
          <w:sz w:val="22"/>
        </w:rPr>
        <w:t>琼州海峡海雾网</w:t>
      </w:r>
    </w:p>
    <w:bookmarkEnd w:id="31"/>
    <w:p w14:paraId="08E7BF4B">
      <w:pPr>
        <w:pStyle w:val="4"/>
        <w:numPr>
          <w:ilvl w:val="0"/>
          <w:numId w:val="3"/>
        </w:numPr>
        <w:rPr>
          <w:rFonts w:ascii="黑体" w:hAnsi="黑体" w:cs="黑体"/>
        </w:rPr>
      </w:pPr>
      <w:bookmarkStart w:id="32" w:name="wZZzX"/>
      <w:r>
        <w:t>明晰各模态的优势与缺点</w:t>
      </w:r>
    </w:p>
    <w:bookmarkEnd w:id="32"/>
    <w:p w14:paraId="3DA256CB">
      <w:pPr>
        <w:pStyle w:val="5"/>
        <w:numPr>
          <w:ilvl w:val="0"/>
          <w:numId w:val="4"/>
        </w:numPr>
        <w:rPr>
          <w:rFonts w:ascii="黑体" w:hAnsi="黑体" w:eastAsia="黑体" w:cs="黑体"/>
          <w:b w:val="0"/>
        </w:rPr>
      </w:pPr>
      <w:bookmarkStart w:id="33" w:name="wfPly"/>
      <w:r>
        <w:t>毫米波雷达</w:t>
      </w:r>
    </w:p>
    <w:bookmarkEnd w:id="33"/>
    <w:p w14:paraId="17E88C94">
      <w:pPr>
        <w:pStyle w:val="7"/>
      </w:pPr>
      <w:bookmarkStart w:id="34" w:name="ub74fc344"/>
      <w:r>
        <w:t>优点：受天气影响小，可以获得多普勒速从而降低海杂波的影响</w:t>
      </w:r>
      <w:r>
        <w:rPr>
          <w:rFonts w:hint="eastAsia"/>
        </w:rPr>
        <w:t>。</w:t>
      </w:r>
    </w:p>
    <w:bookmarkEnd w:id="34"/>
    <w:p w14:paraId="4F65D3A5">
      <w:pPr>
        <w:pStyle w:val="7"/>
      </w:pPr>
      <w:bookmarkStart w:id="35" w:name="uf121b6f2"/>
      <w:r>
        <w:t>缺点：精度有所欠缺，可能对细小物体无法获取信息</w:t>
      </w:r>
      <w:r>
        <w:rPr>
          <w:rFonts w:hint="eastAsia"/>
        </w:rPr>
        <w:t>。</w:t>
      </w:r>
    </w:p>
    <w:bookmarkEnd w:id="35"/>
    <w:p w14:paraId="10753E88">
      <w:pPr>
        <w:pStyle w:val="5"/>
        <w:numPr>
          <w:ilvl w:val="0"/>
          <w:numId w:val="4"/>
        </w:numPr>
        <w:rPr>
          <w:rFonts w:ascii="黑体" w:hAnsi="黑体" w:eastAsia="黑体" w:cs="黑体"/>
          <w:b w:val="0"/>
        </w:rPr>
      </w:pPr>
      <w:bookmarkStart w:id="36" w:name="BLv7U"/>
      <w:r>
        <w:t>声呐</w:t>
      </w:r>
    </w:p>
    <w:bookmarkEnd w:id="36"/>
    <w:p w14:paraId="7CEC95DC">
      <w:pPr>
        <w:pStyle w:val="7"/>
      </w:pPr>
      <w:bookmarkStart w:id="37" w:name="ua8fab460"/>
      <w:r>
        <w:t>优点：水下感知清晰，对有部分在水下物体的检测有奇效</w:t>
      </w:r>
      <w:r>
        <w:rPr>
          <w:rFonts w:hint="eastAsia"/>
        </w:rPr>
        <w:t>。</w:t>
      </w:r>
    </w:p>
    <w:bookmarkEnd w:id="37"/>
    <w:p w14:paraId="1B3E0A71">
      <w:pPr>
        <w:pStyle w:val="7"/>
      </w:pPr>
      <w:bookmarkStart w:id="38" w:name="ue4af5a52"/>
      <w:r>
        <w:t>缺点：无法探测水上部分；获取信息收到声呐速度延迟的影响</w:t>
      </w:r>
      <w:r>
        <w:rPr>
          <w:rFonts w:hint="eastAsia"/>
        </w:rPr>
        <w:t>。</w:t>
      </w:r>
    </w:p>
    <w:bookmarkEnd w:id="38"/>
    <w:p w14:paraId="36234BB8">
      <w:pPr>
        <w:pStyle w:val="5"/>
        <w:numPr>
          <w:ilvl w:val="0"/>
          <w:numId w:val="4"/>
        </w:numPr>
        <w:rPr>
          <w:rFonts w:ascii="黑体" w:hAnsi="黑体" w:eastAsia="黑体" w:cs="黑体"/>
          <w:b w:val="0"/>
        </w:rPr>
      </w:pPr>
      <w:bookmarkStart w:id="39" w:name="ZW9jK"/>
      <w:r>
        <w:t>门控相机</w:t>
      </w:r>
    </w:p>
    <w:bookmarkEnd w:id="39"/>
    <w:p w14:paraId="031CB44E">
      <w:pPr>
        <w:pStyle w:val="7"/>
      </w:pPr>
      <w:bookmarkStart w:id="40" w:name="u385401bf"/>
      <w:r>
        <w:t>（门控相机是一种特殊的相机，通过控制快门打开的时间窗口，分三段（近/中/远）切片图像，每段只捕获特定距离范围内的光。这在大雾天气特别有用，可以穿透雾气看到不同距离的目标</w:t>
      </w:r>
      <w:r>
        <w:rPr>
          <w:rFonts w:hint="eastAsia"/>
        </w:rPr>
        <w:t>。</w:t>
      </w:r>
      <w:r>
        <w:t>）</w:t>
      </w:r>
    </w:p>
    <w:bookmarkEnd w:id="40"/>
    <w:p w14:paraId="7F3DBB5F">
      <w:pPr>
        <w:pStyle w:val="7"/>
      </w:pPr>
      <w:bookmarkStart w:id="41" w:name="ua9c6c688"/>
      <w:r>
        <w:t>优点：可以检测深度；受天气影响小；精度高</w:t>
      </w:r>
      <w:r>
        <w:rPr>
          <w:rFonts w:hint="eastAsia"/>
        </w:rPr>
        <w:t>。</w:t>
      </w:r>
    </w:p>
    <w:bookmarkEnd w:id="41"/>
    <w:p w14:paraId="7E4A1DB4">
      <w:pPr>
        <w:pStyle w:val="7"/>
      </w:pPr>
      <w:bookmarkStart w:id="42" w:name="u3921000c"/>
      <w:r>
        <w:t>缺点：获取的信息是三段深度图，无法获取纹理、色彩等信息进行识别</w:t>
      </w:r>
      <w:r>
        <w:rPr>
          <w:rFonts w:hint="eastAsia"/>
        </w:rPr>
        <w:t>。</w:t>
      </w:r>
    </w:p>
    <w:bookmarkEnd w:id="42"/>
    <w:p w14:paraId="7C626C43">
      <w:pPr>
        <w:pStyle w:val="5"/>
        <w:numPr>
          <w:ilvl w:val="0"/>
          <w:numId w:val="4"/>
        </w:numPr>
        <w:rPr>
          <w:rFonts w:ascii="黑体" w:hAnsi="黑体" w:eastAsia="黑体" w:cs="黑体"/>
          <w:b w:val="0"/>
        </w:rPr>
      </w:pPr>
      <w:bookmarkStart w:id="43" w:name="UBXrl"/>
      <w:r>
        <w:t>深度相机</w:t>
      </w:r>
    </w:p>
    <w:bookmarkEnd w:id="43"/>
    <w:p w14:paraId="66E03981">
      <w:pPr>
        <w:pStyle w:val="7"/>
      </w:pPr>
      <w:bookmarkStart w:id="44" w:name="u535cfc00"/>
      <w:r>
        <w:t>优点：可以获取纹理色彩信息，便于识别</w:t>
      </w:r>
      <w:r>
        <w:rPr>
          <w:rFonts w:hint="eastAsia"/>
        </w:rPr>
        <w:t>。</w:t>
      </w:r>
    </w:p>
    <w:bookmarkEnd w:id="44"/>
    <w:p w14:paraId="430AEABF">
      <w:pPr>
        <w:pStyle w:val="7"/>
      </w:pPr>
      <w:bookmarkStart w:id="45" w:name="u63ac4395"/>
      <w:r>
        <w:t>缺点：受天气影响大</w:t>
      </w:r>
      <w:r>
        <w:rPr>
          <w:rFonts w:hint="eastAsia"/>
        </w:rPr>
        <w:t>。</w:t>
      </w:r>
    </w:p>
    <w:bookmarkEnd w:id="45"/>
    <w:p w14:paraId="14DC75E9">
      <w:pPr>
        <w:pStyle w:val="4"/>
        <w:numPr>
          <w:ilvl w:val="0"/>
          <w:numId w:val="3"/>
        </w:numPr>
        <w:rPr>
          <w:rFonts w:ascii="黑体" w:hAnsi="黑体" w:cs="黑体"/>
        </w:rPr>
      </w:pPr>
      <w:bookmarkStart w:id="46" w:name="oIUa8"/>
      <w:r>
        <w:t>考虑各模态特性</w:t>
      </w:r>
    </w:p>
    <w:bookmarkEnd w:id="46"/>
    <w:p w14:paraId="68A41AEC">
      <w:pPr>
        <w:pStyle w:val="7"/>
      </w:pPr>
      <w:bookmarkStart w:id="47" w:name="ueb59204a"/>
      <w:r>
        <w:t>基于毫米波雷达的精度缺陷和声呐的水上缺陷，将这两个模态作为定位追踪强相关</w:t>
      </w:r>
      <w:r>
        <w:rPr>
          <w:rFonts w:hint="eastAsia"/>
        </w:rPr>
        <w:t>。</w:t>
      </w:r>
    </w:p>
    <w:bookmarkEnd w:id="47"/>
    <w:p w14:paraId="7AA9C12C">
      <w:pPr>
        <w:spacing w:before="312" w:beforeLines="100" w:after="50" w:line="360" w:lineRule="auto"/>
        <w:jc w:val="left"/>
      </w:pPr>
      <w:bookmarkStart w:id="48" w:name="u7f411da4"/>
      <w:bookmarkStart w:id="49" w:name="u625eaf64"/>
      <w:r>
        <w:rPr>
          <w:rFonts w:ascii="宋体"/>
        </w:rPr>
        <w:drawing>
          <wp:inline distT="0" distB="0" distL="0" distR="0">
            <wp:extent cx="5274310" cy="2969260"/>
            <wp:effectExtent l="0" t="0" r="889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9"/>
                    <a:stretch>
                      <a:fillRect/>
                    </a:stretch>
                  </pic:blipFill>
                  <pic:spPr>
                    <a:xfrm>
                      <a:off x="0" y="0"/>
                      <a:ext cx="5274310" cy="2969260"/>
                    </a:xfrm>
                    <a:prstGeom prst="rect">
                      <a:avLst/>
                    </a:prstGeom>
                  </pic:spPr>
                </pic:pic>
              </a:graphicData>
            </a:graphic>
          </wp:inline>
        </w:drawing>
      </w:r>
      <w:bookmarkEnd w:id="48"/>
    </w:p>
    <w:p w14:paraId="5D64B556">
      <w:pPr>
        <w:spacing w:before="312" w:beforeLines="100" w:after="50"/>
        <w:jc w:val="center"/>
      </w:pPr>
      <w:r>
        <w:rPr>
          <w:rFonts w:hint="eastAsia" w:ascii="华文楷体" w:hAnsi="华文楷体" w:eastAsia="华文楷体" w:cs="华文楷体"/>
          <w:color w:val="000000"/>
          <w:sz w:val="22"/>
        </w:rPr>
        <w:t>追踪强相关的毫米波雷达与声呐</w:t>
      </w:r>
    </w:p>
    <w:bookmarkEnd w:id="49"/>
    <w:p w14:paraId="7B8D83EC">
      <w:pPr>
        <w:pStyle w:val="7"/>
      </w:pPr>
      <w:bookmarkStart w:id="50" w:name="u9c6460f4"/>
      <w:r>
        <w:t>基于门控相机的高精度和传统相机的纹理优势，将这两个模态作为精准识别强相关，加载yolo神经网络识别功能，同时这两个模态也可以传入深度信息，因此也要作为追踪定位的一部分</w:t>
      </w:r>
      <w:r>
        <w:rPr>
          <w:rFonts w:hint="eastAsia"/>
        </w:rPr>
        <w:t>。</w:t>
      </w:r>
    </w:p>
    <w:bookmarkEnd w:id="50"/>
    <w:p w14:paraId="7F0AF336">
      <w:pPr>
        <w:spacing w:before="312" w:beforeLines="100" w:after="50" w:line="360" w:lineRule="auto"/>
        <w:jc w:val="left"/>
      </w:pPr>
      <w:bookmarkStart w:id="51" w:name="ue3c78119"/>
      <w:bookmarkStart w:id="52" w:name="u6ac0f377"/>
      <w:r>
        <w:rPr>
          <w:rFonts w:ascii="宋体"/>
        </w:rPr>
        <w:drawing>
          <wp:inline distT="0" distB="0" distL="0" distR="0">
            <wp:extent cx="5274310" cy="2779395"/>
            <wp:effectExtent l="0" t="0" r="889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0"/>
                    <a:stretch>
                      <a:fillRect/>
                    </a:stretch>
                  </pic:blipFill>
                  <pic:spPr>
                    <a:xfrm>
                      <a:off x="0" y="0"/>
                      <a:ext cx="5274310" cy="2779395"/>
                    </a:xfrm>
                    <a:prstGeom prst="rect">
                      <a:avLst/>
                    </a:prstGeom>
                  </pic:spPr>
                </pic:pic>
              </a:graphicData>
            </a:graphic>
          </wp:inline>
        </w:drawing>
      </w:r>
      <w:bookmarkEnd w:id="51"/>
    </w:p>
    <w:p w14:paraId="62214FD5">
      <w:pPr>
        <w:spacing w:before="312" w:beforeLines="100" w:after="50"/>
        <w:jc w:val="center"/>
        <w:rPr>
          <w:rFonts w:ascii="华文楷体" w:hAnsi="华文楷体" w:eastAsia="华文楷体" w:cs="华文楷体"/>
          <w:color w:val="000000"/>
          <w:sz w:val="22"/>
        </w:rPr>
      </w:pPr>
      <w:r>
        <w:rPr>
          <w:rFonts w:hint="eastAsia" w:ascii="华文楷体" w:hAnsi="华文楷体" w:eastAsia="华文楷体" w:cs="华文楷体"/>
          <w:color w:val="000000"/>
          <w:sz w:val="22"/>
        </w:rPr>
        <w:t>识别强相关的门控相机与普通深度相机</w:t>
      </w:r>
    </w:p>
    <w:bookmarkEnd w:id="52"/>
    <w:p w14:paraId="330089E7">
      <w:pPr>
        <w:pStyle w:val="7"/>
      </w:pPr>
      <w:bookmarkStart w:id="53" w:name="u290bd476"/>
      <w:r>
        <w:t>基于远距离精度不足的问题，引入无人机飞控搭载相机作为远距离识别补充</w:t>
      </w:r>
      <w:r>
        <w:rPr>
          <w:rFonts w:hint="eastAsia"/>
        </w:rPr>
        <w:t>。</w:t>
      </w:r>
    </w:p>
    <w:bookmarkEnd w:id="53"/>
    <w:p w14:paraId="36B72F7F">
      <w:pPr>
        <w:spacing w:before="312" w:beforeLines="100" w:after="50" w:line="360" w:lineRule="auto"/>
        <w:jc w:val="center"/>
      </w:pPr>
      <w:bookmarkStart w:id="54" w:name="udcd841f0"/>
      <w:bookmarkStart w:id="55" w:name="u82eb84b3"/>
      <w:r>
        <w:rPr>
          <w:rFonts w:ascii="宋体"/>
        </w:rPr>
        <w:drawing>
          <wp:inline distT="0" distB="0" distL="0" distR="0">
            <wp:extent cx="4978400" cy="2799715"/>
            <wp:effectExtent l="0" t="0" r="0"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4978400" cy="2799900"/>
                    </a:xfrm>
                    <a:prstGeom prst="rect">
                      <a:avLst/>
                    </a:prstGeom>
                  </pic:spPr>
                </pic:pic>
              </a:graphicData>
            </a:graphic>
          </wp:inline>
        </w:drawing>
      </w:r>
      <w:bookmarkEnd w:id="54"/>
    </w:p>
    <w:p w14:paraId="2CA5E70A">
      <w:pPr>
        <w:spacing w:before="312" w:beforeLines="100" w:after="50"/>
        <w:jc w:val="center"/>
        <w:rPr>
          <w:rFonts w:ascii="华文楷体" w:hAnsi="华文楷体" w:eastAsia="华文楷体" w:cs="华文楷体"/>
          <w:color w:val="000000"/>
          <w:sz w:val="22"/>
        </w:rPr>
      </w:pPr>
      <w:r>
        <w:rPr>
          <w:rFonts w:hint="eastAsia" w:ascii="华文楷体" w:hAnsi="华文楷体" w:eastAsia="华文楷体" w:cs="华文楷体"/>
          <w:color w:val="000000"/>
          <w:sz w:val="22"/>
        </w:rPr>
        <w:t>无人机在高空检测结果</w:t>
      </w:r>
    </w:p>
    <w:bookmarkEnd w:id="55"/>
    <w:p w14:paraId="739D448B">
      <w:pPr>
        <w:pStyle w:val="7"/>
      </w:pPr>
      <w:bookmarkStart w:id="56" w:name="u2fe19ef2"/>
      <w:r>
        <w:t>基于高度不一的原因，我们使用鸟瞰热力图作为定位的基本图示</w:t>
      </w:r>
      <w:r>
        <w:rPr>
          <w:rFonts w:hint="eastAsia"/>
        </w:rPr>
        <w:t>。</w:t>
      </w:r>
    </w:p>
    <w:bookmarkEnd w:id="56"/>
    <w:p w14:paraId="735B877F">
      <w:pPr>
        <w:spacing w:before="312" w:beforeLines="100" w:after="50" w:line="360" w:lineRule="auto"/>
        <w:jc w:val="center"/>
      </w:pPr>
      <w:bookmarkStart w:id="57" w:name="u331e0f9d"/>
      <w:bookmarkStart w:id="58" w:name="u28b67dcc"/>
      <w:r>
        <w:rPr>
          <w:rFonts w:ascii="宋体"/>
        </w:rPr>
        <w:drawing>
          <wp:inline distT="0" distB="0" distL="0" distR="0">
            <wp:extent cx="4486910" cy="2328545"/>
            <wp:effectExtent l="0" t="0" r="8890"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4487333" cy="2328963"/>
                    </a:xfrm>
                    <a:prstGeom prst="rect">
                      <a:avLst/>
                    </a:prstGeom>
                  </pic:spPr>
                </pic:pic>
              </a:graphicData>
            </a:graphic>
          </wp:inline>
        </w:drawing>
      </w:r>
      <w:bookmarkEnd w:id="57"/>
    </w:p>
    <w:p w14:paraId="196A0ED9">
      <w:pPr>
        <w:spacing w:before="312" w:beforeLines="100" w:after="50"/>
        <w:jc w:val="center"/>
      </w:pPr>
      <w:r>
        <w:t>四模态点云融合图</w:t>
      </w:r>
    </w:p>
    <w:bookmarkEnd w:id="58"/>
    <w:p w14:paraId="14C84A1D">
      <w:pPr>
        <w:spacing w:before="312" w:beforeLines="100" w:after="50" w:line="360" w:lineRule="auto"/>
        <w:jc w:val="center"/>
      </w:pPr>
      <w:bookmarkStart w:id="59" w:name="u447b193f"/>
      <w:bookmarkStart w:id="60" w:name="u5a08fb8a"/>
      <w:r>
        <w:rPr>
          <w:rFonts w:ascii="宋体"/>
        </w:rPr>
        <w:drawing>
          <wp:inline distT="0" distB="0" distL="0" distR="0">
            <wp:extent cx="5274310" cy="3433445"/>
            <wp:effectExtent l="0" t="0" r="889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3"/>
                    <a:stretch>
                      <a:fillRect/>
                    </a:stretch>
                  </pic:blipFill>
                  <pic:spPr>
                    <a:xfrm>
                      <a:off x="0" y="0"/>
                      <a:ext cx="5274310" cy="3433445"/>
                    </a:xfrm>
                    <a:prstGeom prst="rect">
                      <a:avLst/>
                    </a:prstGeom>
                  </pic:spPr>
                </pic:pic>
              </a:graphicData>
            </a:graphic>
          </wp:inline>
        </w:drawing>
      </w:r>
      <w:bookmarkEnd w:id="59"/>
    </w:p>
    <w:p w14:paraId="62D0059D">
      <w:pPr>
        <w:spacing w:before="312" w:beforeLines="100" w:after="50"/>
        <w:jc w:val="center"/>
        <w:rPr>
          <w:rFonts w:hAnsi="Calibri"/>
          <w:sz w:val="26"/>
        </w:rPr>
      </w:pPr>
      <w:r>
        <w:t>左上为飞控门控相机数据，左中为船载门控相机数据，左下为热力BEV图，右边是四模态点云融合图</w:t>
      </w:r>
    </w:p>
    <w:bookmarkEnd w:id="60"/>
    <w:p w14:paraId="61743206">
      <w:pPr>
        <w:pStyle w:val="4"/>
        <w:numPr>
          <w:ilvl w:val="0"/>
          <w:numId w:val="3"/>
        </w:numPr>
        <w:rPr>
          <w:rFonts w:ascii="黑体" w:hAnsi="黑体" w:cs="黑体"/>
        </w:rPr>
      </w:pPr>
      <w:bookmarkStart w:id="61" w:name="sLoC1"/>
      <w:r>
        <w:t>制定思路</w:t>
      </w:r>
    </w:p>
    <w:bookmarkEnd w:id="61"/>
    <w:p w14:paraId="41AFEFCA">
      <w:pPr>
        <w:pStyle w:val="7"/>
      </w:pPr>
      <w:bookmarkStart w:id="62" w:name="u5133455d"/>
      <w:r>
        <w:t>船体搭载毫米波雷达，声呐，门控相机，深度相机模态</w:t>
      </w:r>
      <w:r>
        <w:rPr>
          <w:rFonts w:hint="eastAsia"/>
        </w:rPr>
        <w:t>。</w:t>
      </w:r>
    </w:p>
    <w:bookmarkEnd w:id="62"/>
    <w:p w14:paraId="158EE988">
      <w:pPr>
        <w:pStyle w:val="7"/>
      </w:pPr>
      <w:bookmarkStart w:id="63" w:name="uadbee09e"/>
      <w:r>
        <w:t>飞控搭载门控相机，深度相机模态</w:t>
      </w:r>
      <w:r>
        <w:rPr>
          <w:rFonts w:hint="eastAsia"/>
        </w:rPr>
        <w:t>。</w:t>
      </w:r>
    </w:p>
    <w:bookmarkEnd w:id="63"/>
    <w:p w14:paraId="26A1D562">
      <w:pPr>
        <w:pStyle w:val="7"/>
        <w:jc w:val="left"/>
      </w:pPr>
      <w:bookmarkStart w:id="64" w:name="u6c27bdb9"/>
      <w:r>
        <w:t>首先，对于主船30米之内的物体，门控相机与去雾算法相机识别与定位精准，通过两个相机的信息实现追踪定位与识别</w:t>
      </w:r>
      <w:r>
        <w:rPr>
          <w:rFonts w:hint="eastAsia"/>
        </w:rPr>
        <w:t>。</w:t>
      </w:r>
    </w:p>
    <w:bookmarkEnd w:id="64"/>
    <w:p w14:paraId="2983D550">
      <w:pPr>
        <w:pStyle w:val="7"/>
        <w:jc w:val="left"/>
      </w:pPr>
      <w:bookmarkStart w:id="65" w:name="u7070e0a6"/>
      <w:r>
        <w:t>30米之外的物体，使用去雾相机、门控相机、声呐、毫米波雷达四种模态，使用我们写到多模态位置置信神经网络，该神经网络接收去雾相机、门控相机、声呐、毫米波雷达四个模态获得的点云数据，吞吐出热力图，图的分辨率是1m</w:t>
      </w:r>
      <w:r>
        <w:rPr>
          <w:rFonts w:hint="eastAsia"/>
        </w:rPr>
        <w:t>*</w:t>
      </w:r>
      <w:r>
        <w:t>1m，每一个栅格里面都存储着一个置信度数据，表示该点出现真实物体的概率，我们选取最大的置信度对应的坐标，派出无人机前往</w:t>
      </w:r>
    </w:p>
    <w:bookmarkEnd w:id="65"/>
    <w:p w14:paraId="419B2731">
      <w:pPr>
        <w:pStyle w:val="7"/>
        <w:jc w:val="left"/>
      </w:pPr>
      <w:bookmarkStart w:id="66" w:name="uaa737c0d"/>
      <w:r>
        <w:t>我们使用这个热力图，实现了全局鸟瞰图，标注无人机追踪的物体为未知物体类，对他们进行非线性卡尔曼滤波做预测并且使用滑动窗口的办法做数据关联，并且当无人机飞到未知点处时，使用门控相机和去雾相机进行精准识别与二次定位</w:t>
      </w:r>
      <w:bookmarkEnd w:id="66"/>
      <w:bookmarkStart w:id="67" w:name="u31e6f92b"/>
      <w:bookmarkStart w:id="68" w:name="ub76fe354"/>
      <w:r>
        <w:rPr>
          <w:rFonts w:hint="eastAsia"/>
        </w:rPr>
        <w:t>。</w:t>
      </w:r>
      <w:r>
        <w:rPr>
          <w:rFonts w:ascii="宋体"/>
        </w:rPr>
        <w:drawing>
          <wp:inline distT="0" distB="0" distL="0" distR="0">
            <wp:extent cx="5274310" cy="4314190"/>
            <wp:effectExtent l="0" t="0" r="889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274310" cy="4314190"/>
                    </a:xfrm>
                    <a:prstGeom prst="rect">
                      <a:avLst/>
                    </a:prstGeom>
                  </pic:spPr>
                </pic:pic>
              </a:graphicData>
            </a:graphic>
          </wp:inline>
        </w:drawing>
      </w:r>
      <w:bookmarkEnd w:id="67"/>
    </w:p>
    <w:p w14:paraId="783B676D">
      <w:pPr>
        <w:spacing w:before="312" w:beforeLines="100" w:after="50"/>
        <w:jc w:val="center"/>
      </w:pPr>
      <w:r>
        <w:t>流程图</w:t>
      </w:r>
    </w:p>
    <w:bookmarkEnd w:id="68"/>
    <w:p w14:paraId="19FBBEA1">
      <w:pPr>
        <w:pStyle w:val="2"/>
        <w:numPr>
          <w:ilvl w:val="0"/>
          <w:numId w:val="2"/>
        </w:numPr>
      </w:pPr>
      <w:bookmarkStart w:id="69" w:name="uec710528"/>
      <w:bookmarkEnd w:id="69"/>
      <w:bookmarkStart w:id="70" w:name="PPLFg"/>
      <w:r>
        <w:t>具体实现</w:t>
      </w:r>
    </w:p>
    <w:bookmarkEnd w:id="70"/>
    <w:p w14:paraId="69CCEDE5">
      <w:pPr>
        <w:pStyle w:val="4"/>
        <w:numPr>
          <w:ilvl w:val="0"/>
          <w:numId w:val="5"/>
        </w:numPr>
        <w:rPr>
          <w:rFonts w:ascii="黑体" w:hAnsi="黑体" w:cs="黑体"/>
        </w:rPr>
      </w:pPr>
      <w:bookmarkStart w:id="71" w:name="uiGI8"/>
      <w:r>
        <w:t>各个模态获取数据</w:t>
      </w:r>
    </w:p>
    <w:bookmarkEnd w:id="71"/>
    <w:p w14:paraId="75CF4800">
      <w:pPr>
        <w:pStyle w:val="5"/>
        <w:numPr>
          <w:ilvl w:val="0"/>
          <w:numId w:val="6"/>
        </w:numPr>
        <w:rPr>
          <w:rFonts w:ascii="黑体" w:hAnsi="黑体" w:eastAsia="黑体" w:cs="黑体"/>
          <w:b w:val="0"/>
        </w:rPr>
      </w:pPr>
      <w:bookmarkStart w:id="72" w:name="Ym91y"/>
      <w:r>
        <w:t>毫米波雷达</w:t>
      </w:r>
    </w:p>
    <w:bookmarkEnd w:id="72"/>
    <w:p w14:paraId="2C0A11BA">
      <w:pPr>
        <w:pStyle w:val="7"/>
        <w:numPr>
          <w:ilvl w:val="0"/>
          <w:numId w:val="7"/>
        </w:numPr>
      </w:pPr>
      <w:bookmarkStart w:id="73" w:name="u81214082"/>
      <w:r>
        <w:t>获取点云信息之后，首先进行点簇级别的筛选，从而过滤部分海杂波</w:t>
      </w:r>
      <w:r>
        <w:rPr>
          <w:rFonts w:hint="eastAsia"/>
        </w:rPr>
        <w:t>。</w:t>
      </w:r>
    </w:p>
    <w:bookmarkEnd w:id="73"/>
    <w:p w14:paraId="1956CB70">
      <w:pPr>
        <w:pStyle w:val="7"/>
        <w:numPr>
          <w:ilvl w:val="0"/>
          <w:numId w:val="7"/>
        </w:numPr>
      </w:pPr>
      <w:bookmarkStart w:id="74" w:name="u84adc2cc"/>
      <w:r>
        <w:t>通过滑动窗口的方法，实现相连三帧点云融合，解决毫米波雷达过于稀疏的痛点</w:t>
      </w:r>
      <w:r>
        <w:rPr>
          <w:rFonts w:hint="eastAsia"/>
        </w:rPr>
        <w:t>。</w:t>
      </w:r>
    </w:p>
    <w:bookmarkEnd w:id="74"/>
    <w:p w14:paraId="31C74A60">
      <w:pPr>
        <w:pStyle w:val="7"/>
        <w:numPr>
          <w:ilvl w:val="0"/>
          <w:numId w:val="7"/>
        </w:numPr>
      </w:pPr>
      <w:bookmarkStart w:id="75" w:name="uec2f65e4"/>
      <w:r>
        <w:t>使用毫米波雷达特有的多普勒速度实现非线性卡尔曼滤波</w:t>
      </w:r>
      <w:r>
        <w:rPr>
          <w:rFonts w:hint="eastAsia"/>
        </w:rPr>
        <w:t>。</w:t>
      </w:r>
    </w:p>
    <w:bookmarkEnd w:id="75"/>
    <w:p w14:paraId="457D11AD">
      <w:pPr>
        <w:pStyle w:val="7"/>
        <w:numPr>
          <w:ilvl w:val="0"/>
          <w:numId w:val="7"/>
        </w:numPr>
      </w:pPr>
      <w:bookmarkStart w:id="76" w:name="ud8ac6ca8"/>
      <w:r>
        <w:t>细节优化：</w:t>
      </w:r>
    </w:p>
    <w:bookmarkEnd w:id="76"/>
    <w:p w14:paraId="6A1BFAA7">
      <w:pPr>
        <w:pStyle w:val="7"/>
      </w:pPr>
      <w:bookmarkStart w:id="77" w:name="ucb4fbed1"/>
      <w:r>
        <w:t>使用马氏距离增强距离与速度的关联性</w:t>
      </w:r>
      <w:r>
        <w:rPr>
          <w:rFonts w:hint="eastAsia"/>
        </w:rPr>
        <w:t>、</w:t>
      </w:r>
    </w:p>
    <w:bookmarkEnd w:id="77"/>
    <w:p w14:paraId="4E6BCC95">
      <w:pPr>
        <w:pStyle w:val="7"/>
      </w:pPr>
      <w:bookmarkStart w:id="78" w:name="u15011709"/>
      <w:r>
        <w:t>基于残差稳定性的海杂波抑制</w:t>
      </w:r>
      <w:r>
        <w:rPr>
          <w:rFonts w:hint="eastAsia"/>
        </w:rPr>
        <w:t>、</w:t>
      </w:r>
    </w:p>
    <w:bookmarkEnd w:id="78"/>
    <w:p w14:paraId="189449E5">
      <w:pPr>
        <w:pStyle w:val="7"/>
      </w:pPr>
      <w:bookmarkStart w:id="79" w:name="u7a66b9e4"/>
      <w:r>
        <w:t>软化CFAR方法过滤海杂波等</w:t>
      </w:r>
      <w:r>
        <w:rPr>
          <w:rFonts w:hint="eastAsia"/>
        </w:rPr>
        <w:t>。</w:t>
      </w:r>
    </w:p>
    <w:bookmarkEnd w:id="79"/>
    <w:p w14:paraId="0BE3A0E6">
      <w:pPr>
        <w:spacing w:before="312" w:beforeLines="100" w:after="50" w:line="360" w:lineRule="auto"/>
        <w:jc w:val="center"/>
      </w:pPr>
      <w:bookmarkStart w:id="80" w:name="ua8372c3c"/>
      <w:bookmarkStart w:id="81" w:name="u9c8b2f4c"/>
      <w:r>
        <w:rPr>
          <w:rFonts w:ascii="宋体"/>
        </w:rPr>
        <w:drawing>
          <wp:inline distT="0" distB="0" distL="0" distR="0">
            <wp:extent cx="5274310" cy="2969260"/>
            <wp:effectExtent l="0" t="0" r="889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274310" cy="2969260"/>
                    </a:xfrm>
                    <a:prstGeom prst="rect">
                      <a:avLst/>
                    </a:prstGeom>
                  </pic:spPr>
                </pic:pic>
              </a:graphicData>
            </a:graphic>
          </wp:inline>
        </w:drawing>
      </w:r>
      <w:bookmarkEnd w:id="80"/>
    </w:p>
    <w:p w14:paraId="36A04EB4">
      <w:pPr>
        <w:spacing w:before="312" w:beforeLines="100" w:after="50"/>
        <w:jc w:val="center"/>
      </w:pPr>
      <w:r>
        <w:t>360°毫米波雷达（单一模态）的检测结果</w:t>
      </w:r>
    </w:p>
    <w:bookmarkEnd w:id="81"/>
    <w:p w14:paraId="3EF81D3E">
      <w:pPr>
        <w:pStyle w:val="5"/>
        <w:numPr>
          <w:ilvl w:val="0"/>
          <w:numId w:val="6"/>
        </w:numPr>
        <w:rPr>
          <w:rFonts w:ascii="黑体" w:hAnsi="黑体" w:eastAsia="黑体" w:cs="黑体"/>
          <w:b w:val="0"/>
        </w:rPr>
      </w:pPr>
      <w:bookmarkStart w:id="82" w:name="kgTSp"/>
      <w:r>
        <w:t>声呐</w:t>
      </w:r>
    </w:p>
    <w:p w14:paraId="4F86A2CC">
      <w:pPr>
        <w:pStyle w:val="10"/>
        <w:widowControl/>
        <w:spacing w:line="13" w:lineRule="atLeast"/>
      </w:pPr>
      <w:r>
        <w:rPr>
          <w:rFonts w:hint="eastAsia" w:ascii="宋体" w:hAnsi="宋体" w:cs="宋体"/>
          <w:color w:val="000000"/>
          <w:sz w:val="26"/>
          <w:szCs w:val="26"/>
        </w:rPr>
        <w:t>1.声呐信息：</w:t>
      </w:r>
    </w:p>
    <w:p w14:paraId="7B204CB0">
      <w:pPr>
        <w:pStyle w:val="10"/>
        <w:widowControl/>
        <w:spacing w:line="13" w:lineRule="atLeast"/>
      </w:pPr>
      <w:r>
        <w:rPr>
          <w:rFonts w:hint="eastAsia" w:ascii="宋体" w:hAnsi="宋体" w:cs="宋体"/>
          <w:color w:val="000000"/>
          <w:sz w:val="26"/>
          <w:szCs w:val="26"/>
        </w:rPr>
        <w:t>声呐因其水下探测性能强，受雾天影响下，而被广泛使用。</w:t>
      </w:r>
    </w:p>
    <w:p w14:paraId="212B0150">
      <w:pPr>
        <w:pStyle w:val="10"/>
        <w:widowControl/>
        <w:spacing w:line="13" w:lineRule="atLeast"/>
      </w:pPr>
      <w:r>
        <w:rPr>
          <w:rFonts w:hint="eastAsia" w:ascii="宋体" w:hAnsi="宋体" w:cs="宋体"/>
          <w:color w:val="000000"/>
          <w:sz w:val="26"/>
          <w:szCs w:val="26"/>
        </w:rPr>
        <w:t>本项目中，声呐集群由4个探测角度为90°的声纳拼接而成，形成统一的局部点集，从而解决单声呐视场有限、侧后方目标容易漏检的问题。</w:t>
      </w:r>
    </w:p>
    <w:p w14:paraId="09DE19D5">
      <w:pPr>
        <w:pStyle w:val="10"/>
        <w:widowControl/>
        <w:spacing w:line="13" w:lineRule="atLeast"/>
        <w:ind w:firstLine="420"/>
        <w:rPr>
          <w:rFonts w:ascii="宋体" w:hAnsi="宋体" w:cs="宋体"/>
          <w:color w:val="000000"/>
          <w:sz w:val="26"/>
          <w:szCs w:val="26"/>
        </w:rPr>
      </w:pPr>
      <w:r>
        <w:rPr>
          <w:rFonts w:hint="eastAsia" w:ascii="宋体" w:hAnsi="宋体" w:cs="宋体"/>
          <w:color w:val="000000"/>
          <w:sz w:val="26"/>
          <w:szCs w:val="26"/>
        </w:rPr>
        <w:t>声呐扫描信息常以A-polt图表示（距离 r_i 与扫描角 theta_i）之后，因此获取信息后，先将 LaserScan 极坐标量测转化为船体坐标系下的二维点云。在过滤无效信息后，根据安装偏航角 psi_s 进行坐标转换：</w:t>
      </w:r>
    </w:p>
    <w:p w14:paraId="2891A399">
      <w:pPr>
        <w:pStyle w:val="10"/>
        <w:widowControl/>
        <w:spacing w:line="13" w:lineRule="atLeast"/>
      </w:pPr>
      <w:r>
        <w:rPr>
          <w:rFonts w:hint="eastAsia"/>
        </w:rPr>
        <w:t xml:space="preserve">        </w:t>
      </w:r>
      <w:r>
        <w:drawing>
          <wp:inline distT="0" distB="0" distL="114300" distR="114300">
            <wp:extent cx="4089400" cy="482600"/>
            <wp:effectExtent l="0" t="0" r="0" b="0"/>
            <wp:docPr id="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
                    <pic:cNvPicPr>
                      <a:picLocks noChangeAspect="1"/>
                    </pic:cNvPicPr>
                  </pic:nvPicPr>
                  <pic:blipFill>
                    <a:blip r:embed="rId25"/>
                    <a:stretch>
                      <a:fillRect/>
                    </a:stretch>
                  </pic:blipFill>
                  <pic:spPr>
                    <a:xfrm>
                      <a:off x="0" y="0"/>
                      <a:ext cx="4089400" cy="482600"/>
                    </a:xfrm>
                    <a:prstGeom prst="rect">
                      <a:avLst/>
                    </a:prstGeom>
                    <a:noFill/>
                    <a:ln>
                      <a:noFill/>
                    </a:ln>
                  </pic:spPr>
                </pic:pic>
              </a:graphicData>
            </a:graphic>
          </wp:inline>
        </w:drawing>
      </w:r>
    </w:p>
    <w:p w14:paraId="763DE64B">
      <w:pPr>
        <w:pStyle w:val="10"/>
        <w:widowControl/>
        <w:spacing w:line="13" w:lineRule="atLeast"/>
      </w:pPr>
      <w:r>
        <w:rPr>
          <w:rFonts w:hint="eastAsia" w:ascii="宋体" w:hAnsi="宋体" w:cs="宋体"/>
          <w:color w:val="000000"/>
          <w:sz w:val="26"/>
          <w:szCs w:val="26"/>
        </w:rPr>
        <w:t>以此将声呐信息从A-plot图统一转成与毫米波雷达、视觉模块一致的 坐标表达与统一base_link坐标系。而后融合连续三帧声呐点云，缓解水下/近水面回波稀疏和瞬时丢点的问题。</w:t>
      </w:r>
    </w:p>
    <w:p w14:paraId="3FB8B08D">
      <w:pPr>
        <w:pStyle w:val="10"/>
        <w:widowControl/>
        <w:spacing w:after="50"/>
        <w:jc w:val="center"/>
      </w:pPr>
      <w:r>
        <w:drawing>
          <wp:inline distT="0" distB="0" distL="114300" distR="114300">
            <wp:extent cx="5267325" cy="2962275"/>
            <wp:effectExtent l="0" t="0" r="3175" b="9525"/>
            <wp:docPr id="79" name="图片 8"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 descr="IMG_259"/>
                    <pic:cNvPicPr>
                      <a:picLocks noChangeAspect="1"/>
                    </pic:cNvPicPr>
                  </pic:nvPicPr>
                  <pic:blipFill>
                    <a:blip r:embed="rId26"/>
                    <a:stretch>
                      <a:fillRect/>
                    </a:stretch>
                  </pic:blipFill>
                  <pic:spPr>
                    <a:xfrm>
                      <a:off x="0" y="0"/>
                      <a:ext cx="5267325" cy="2962275"/>
                    </a:xfrm>
                    <a:prstGeom prst="rect">
                      <a:avLst/>
                    </a:prstGeom>
                    <a:noFill/>
                    <a:ln w="9525">
                      <a:noFill/>
                    </a:ln>
                  </pic:spPr>
                </pic:pic>
              </a:graphicData>
            </a:graphic>
          </wp:inline>
        </w:drawing>
      </w:r>
    </w:p>
    <w:p w14:paraId="2B59DAE1">
      <w:pPr>
        <w:pStyle w:val="10"/>
        <w:widowControl/>
        <w:spacing w:line="13" w:lineRule="atLeast"/>
        <w:jc w:val="center"/>
      </w:pPr>
      <w:r>
        <w:rPr>
          <w:rFonts w:hint="eastAsia" w:ascii="宋体" w:hAnsi="宋体" w:cs="宋体"/>
          <w:color w:val="000000"/>
          <w:sz w:val="21"/>
          <w:szCs w:val="21"/>
        </w:rPr>
        <w:t>360°声呐（单一模态）的检测结果</w:t>
      </w:r>
    </w:p>
    <w:p w14:paraId="312EB26C">
      <w:pPr>
        <w:pStyle w:val="10"/>
        <w:widowControl/>
        <w:spacing w:line="13" w:lineRule="atLeast"/>
      </w:pPr>
      <w:r>
        <w:rPr>
          <w:rFonts w:hint="eastAsia" w:ascii="宋体" w:hAnsi="宋体" w:cs="宋体"/>
          <w:color w:val="000000"/>
          <w:sz w:val="26"/>
          <w:szCs w:val="26"/>
        </w:rPr>
        <w:t>2.为解决声拿水下延迟，而导致的数据延迟/点云噪声等问题。本项目引入基于奇异值分解的HB加权广义互相关算法，解决声呐感知中的时延估计问题。并通过SFI真实海洋声音数据集，在stonefish，DAVE等含高质量声呐插件与水物理效果的仿真平台离线验证。</w:t>
      </w:r>
    </w:p>
    <w:p w14:paraId="677F940D">
      <w:pPr>
        <w:pStyle w:val="10"/>
        <w:widowControl/>
        <w:spacing w:line="13" w:lineRule="atLeast"/>
      </w:pPr>
      <w:r>
        <w:rPr>
          <w:rFonts w:hint="eastAsia" w:ascii="宋体" w:hAnsi="宋体" w:cs="宋体"/>
          <w:color w:val="000000"/>
          <w:sz w:val="26"/>
          <w:szCs w:val="26"/>
        </w:rPr>
        <w:t>3.声呐在融合阶段以中等置信权重参与热力图投票。系统为声呐设置 source_id = 2，基础强度约为 0.55，融合权重约为 0.60。对任意栅格 g，来自声呐点的贡献可写为：</w:t>
      </w:r>
    </w:p>
    <w:p w14:paraId="245FA71E">
      <w:pPr>
        <w:pStyle w:val="10"/>
        <w:widowControl/>
        <w:spacing w:line="13" w:lineRule="atLeast"/>
      </w:pPr>
      <w:r>
        <w:rPr>
          <w:rFonts w:hint="eastAsia" w:ascii="宋体" w:hAnsi="宋体" w:cs="宋体"/>
          <w:color w:val="000000"/>
          <w:sz w:val="26"/>
          <w:szCs w:val="26"/>
        </w:rPr>
        <w:t>其中 w_s 为声呐源权重，c_i 为声呐点置信强度，C_cap 为单源投票上限。该设计避免声呐密集噪点在局部栅格中过度累积，同时保留声呐对近场实体目标的确认能力。</w:t>
      </w:r>
    </w:p>
    <w:p w14:paraId="049AEF10"/>
    <w:p w14:paraId="46D1DF07"/>
    <w:p w14:paraId="7C65DB71"/>
    <w:bookmarkEnd w:id="82"/>
    <w:p w14:paraId="6AA07E53">
      <w:pPr>
        <w:pStyle w:val="5"/>
        <w:numPr>
          <w:ilvl w:val="0"/>
          <w:numId w:val="6"/>
        </w:numPr>
        <w:rPr>
          <w:rFonts w:ascii="黑体" w:hAnsi="黑体" w:eastAsia="黑体" w:cs="黑体"/>
          <w:b w:val="0"/>
        </w:rPr>
      </w:pPr>
      <w:bookmarkStart w:id="83" w:name="FC22u"/>
      <w:r>
        <w:t>门控相机</w:t>
      </w:r>
    </w:p>
    <w:bookmarkEnd w:id="83"/>
    <w:p w14:paraId="2A1B3528">
      <w:pPr>
        <w:pStyle w:val="7"/>
      </w:pPr>
      <w:bookmarkStart w:id="84" w:name="uef9502a5"/>
      <w:r>
        <w:rPr>
          <w:rFonts w:hint="eastAsia"/>
        </w:rPr>
        <w:t>1.</w:t>
      </w:r>
      <w:r>
        <w:t>门控相机先模拟近、中、远三个距离门控切片。三个切片分别对应不同距离范围内的目标回波，用距离选通削弱大雾前向散射对远处目标的干扰</w:t>
      </w:r>
    </w:p>
    <w:bookmarkEnd w:id="84"/>
    <w:p w14:paraId="70D314CC">
      <w:pPr>
        <w:pStyle w:val="7"/>
      </w:pPr>
      <w:bookmarkStart w:id="85" w:name="ud14e06d2"/>
      <w:r>
        <w:t>将近、中、远三个门控切片分别放入 RGB 三个通道，合成为伪彩色门控图像。船载门控相机使用 best1.onnx 进行 YOLO 识别</w:t>
      </w:r>
      <w:r>
        <w:rPr>
          <w:rFonts w:hint="eastAsia"/>
        </w:rPr>
        <w:t>。</w:t>
      </w:r>
    </w:p>
    <w:bookmarkEnd w:id="85"/>
    <w:p w14:paraId="6CD1CB12">
      <w:pPr>
        <w:pStyle w:val="7"/>
      </w:pPr>
      <w:bookmarkStart w:id="86" w:name="u21a01a1d"/>
      <w:r>
        <w:rPr>
          <w:rFonts w:hint="eastAsia"/>
        </w:rPr>
        <w:t>2.</w:t>
      </w:r>
      <w:r>
        <w:t>门控 YOLO 识别到目标后，根据目标 bbox 的中心位置、目标距离估计和相机视场角，解算目标相对无人船 base_link 的三维坐标，并输出 PointCloud2 点云</w:t>
      </w:r>
      <w:r>
        <w:rPr>
          <w:rFonts w:hint="eastAsia"/>
        </w:rPr>
        <w:t>。</w:t>
      </w:r>
    </w:p>
    <w:bookmarkEnd w:id="86"/>
    <w:p w14:paraId="47686035">
      <w:pPr>
        <w:pStyle w:val="7"/>
      </w:pPr>
      <w:bookmarkStart w:id="87" w:name="ucabb88d1"/>
      <w:r>
        <w:rPr>
          <w:rFonts w:hint="eastAsia"/>
        </w:rPr>
        <w:t>3.</w:t>
      </w:r>
      <w:r>
        <w:t>三切片几何识别作为门控相机的非 YOLO 旁路。gated_slice_fusion_recognizer 直接利用近、中、远切片的亮度和范围关系提取目标</w:t>
      </w:r>
      <w:r>
        <w:rPr>
          <w:rFonts w:hint="eastAsia"/>
        </w:rPr>
        <w:t>。</w:t>
      </w:r>
    </w:p>
    <w:bookmarkEnd w:id="87"/>
    <w:p w14:paraId="0A3FB609">
      <w:pPr>
        <w:pStyle w:val="7"/>
      </w:pPr>
      <w:bookmarkStart w:id="88" w:name="u68b57a9e"/>
      <w:r>
        <w:rPr>
          <w:rFonts w:hint="eastAsia"/>
        </w:rPr>
        <w:t>4.</w:t>
      </w:r>
      <w:r>
        <w:t>普通相机用去雾增强后的图像和 best.onnx 识别目标</w:t>
      </w:r>
      <w:r>
        <w:rPr>
          <w:rFonts w:hint="eastAsia"/>
        </w:rPr>
        <w:t>。</w:t>
      </w:r>
    </w:p>
    <w:bookmarkEnd w:id="88"/>
    <w:p w14:paraId="49373682">
      <w:pPr>
        <w:pStyle w:val="7"/>
      </w:pPr>
      <w:bookmarkStart w:id="89" w:name="ucaf7105c"/>
      <w:r>
        <w:rPr>
          <w:rFonts w:hint="eastAsia"/>
        </w:rPr>
        <w:t>5.</w:t>
      </w:r>
      <w:r>
        <w:t>BEV 几何旁路用俯视投影方式提取空间聚类目标</w:t>
      </w:r>
      <w:r>
        <w:rPr>
          <w:rFonts w:hint="eastAsia"/>
        </w:rPr>
        <w:t>。</w:t>
      </w:r>
    </w:p>
    <w:bookmarkEnd w:id="89"/>
    <w:p w14:paraId="6632FEC1">
      <w:pPr>
        <w:spacing w:before="312" w:beforeLines="100" w:after="50" w:line="360" w:lineRule="auto"/>
        <w:jc w:val="center"/>
      </w:pPr>
      <w:bookmarkStart w:id="90" w:name="u9a4dd996"/>
      <w:bookmarkStart w:id="91" w:name="uf3bcb442"/>
      <w:r>
        <w:rPr>
          <w:rFonts w:ascii="宋体"/>
        </w:rPr>
        <w:drawing>
          <wp:inline distT="0" distB="0" distL="0" distR="0">
            <wp:extent cx="3318510" cy="2488565"/>
            <wp:effectExtent l="0" t="0" r="889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7"/>
                    <a:stretch>
                      <a:fillRect/>
                    </a:stretch>
                  </pic:blipFill>
                  <pic:spPr>
                    <a:xfrm>
                      <a:off x="0" y="0"/>
                      <a:ext cx="3318933" cy="2488800"/>
                    </a:xfrm>
                    <a:prstGeom prst="rect">
                      <a:avLst/>
                    </a:prstGeom>
                  </pic:spPr>
                </pic:pic>
              </a:graphicData>
            </a:graphic>
          </wp:inline>
        </w:drawing>
      </w:r>
      <w:bookmarkEnd w:id="90"/>
    </w:p>
    <w:p w14:paraId="4D6410AC">
      <w:pPr>
        <w:spacing w:before="312" w:beforeLines="100" w:after="50"/>
        <w:jc w:val="center"/>
      </w:pPr>
      <w:r>
        <w:t>门控相机实现三通道填充后的yolo检测结果</w:t>
      </w:r>
    </w:p>
    <w:bookmarkEnd w:id="91"/>
    <w:p w14:paraId="12E0792B">
      <w:pPr>
        <w:spacing w:before="312" w:beforeLines="100" w:after="50" w:line="360" w:lineRule="auto"/>
        <w:jc w:val="center"/>
      </w:pPr>
      <w:bookmarkStart w:id="92" w:name="u52bf59bc"/>
      <w:bookmarkStart w:id="93" w:name="u5e556e5b"/>
      <w:r>
        <w:rPr>
          <w:rFonts w:ascii="宋体"/>
        </w:rPr>
        <w:drawing>
          <wp:inline distT="0" distB="0" distL="0" distR="0">
            <wp:extent cx="5274310" cy="2969260"/>
            <wp:effectExtent l="0" t="0" r="8890" b="254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8"/>
                    <a:stretch>
                      <a:fillRect/>
                    </a:stretch>
                  </pic:blipFill>
                  <pic:spPr>
                    <a:xfrm>
                      <a:off x="0" y="0"/>
                      <a:ext cx="5274310" cy="2969260"/>
                    </a:xfrm>
                    <a:prstGeom prst="rect">
                      <a:avLst/>
                    </a:prstGeom>
                  </pic:spPr>
                </pic:pic>
              </a:graphicData>
            </a:graphic>
          </wp:inline>
        </w:drawing>
      </w:r>
      <w:bookmarkEnd w:id="92"/>
    </w:p>
    <w:p w14:paraId="48952290">
      <w:pPr>
        <w:spacing w:before="312" w:beforeLines="100" w:after="50"/>
        <w:jc w:val="center"/>
      </w:pPr>
      <w:r>
        <w:t>门控相机的效果</w:t>
      </w:r>
    </w:p>
    <w:bookmarkEnd w:id="93"/>
    <w:p w14:paraId="1C5BD424">
      <w:pPr>
        <w:pStyle w:val="5"/>
        <w:numPr>
          <w:ilvl w:val="0"/>
          <w:numId w:val="6"/>
        </w:numPr>
        <w:rPr>
          <w:rFonts w:ascii="黑体" w:hAnsi="黑体" w:eastAsia="黑体" w:cs="黑体"/>
          <w:b w:val="0"/>
        </w:rPr>
      </w:pPr>
      <w:bookmarkStart w:id="94" w:name="zZU6r"/>
      <w:r>
        <w:t>深度相机</w:t>
      </w:r>
    </w:p>
    <w:p w14:paraId="09E63D27">
      <w:pPr>
        <w:pStyle w:val="10"/>
        <w:widowControl/>
        <w:spacing w:line="13" w:lineRule="atLeast"/>
      </w:pPr>
      <w:r>
        <w:rPr>
          <w:rFonts w:hint="eastAsia" w:ascii="宋体" w:hAnsi="宋体" w:cs="宋体"/>
          <w:color w:val="000000"/>
          <w:sz w:val="26"/>
          <w:szCs w:val="26"/>
        </w:rPr>
        <w:t>1.首先同步获取 RGB 图像、深度图和相机内参，将深度值统一换算为米制，并剔除无效值、超量程值和非有限值，形成同一时刻的 BGR-D 观测。这一步的目的不是单独完成识别，而是为去雾增强、距离校准和三维反投影提供可靠的空间基准。</w:t>
      </w:r>
    </w:p>
    <w:p w14:paraId="60C4AD00">
      <w:pPr>
        <w:pStyle w:val="10"/>
        <w:widowControl/>
        <w:spacing w:line="13" w:lineRule="atLeast"/>
      </w:pPr>
      <w:r>
        <w:rPr>
          <w:rFonts w:hint="eastAsia" w:ascii="宋体" w:hAnsi="宋体" w:cs="宋体"/>
          <w:color w:val="000000"/>
          <w:sz w:val="26"/>
          <w:szCs w:val="26"/>
        </w:rPr>
        <w:t>2.雾天增强采用“颜色恢复 + 深度补偿”的联合思路。系统先利用暗通道先验估计大气光和透射率，根据透射率恢复 RGB 纹理；同时结合深度图对远距像素进行受限补偿。补偿过程设置透射率下限和最大放大倍数，既增强雾中目标轮廓，又避免远处深度被过度拉伸。</w:t>
      </w:r>
    </w:p>
    <w:p w14:paraId="742DBCCD">
      <w:pPr>
        <w:pStyle w:val="10"/>
        <w:widowControl/>
        <w:spacing w:line="13" w:lineRule="atLeast"/>
      </w:pPr>
      <w:r>
        <w:rPr>
          <w:rFonts w:hint="eastAsia" w:ascii="宋体" w:hAnsi="宋体" w:cs="宋体"/>
          <w:color w:val="000000"/>
          <w:sz w:val="26"/>
          <w:szCs w:val="26"/>
        </w:rPr>
        <w:t>3.目标定位阶段不直接把二维检测框作为最终结果，而是在检测框内部收缩 ROI，采样有效深度并取中值，减少边缘背景、海面反光和局部空洞带来的测距偏差。随后利用相机内参将 bbox 中心反投影为三维点，再统一变换到船体坐标系，使识别结果具备可融合的 x、y、z 空间位置。</w:t>
      </w:r>
    </w:p>
    <w:p w14:paraId="19B10294">
      <w:pPr>
        <w:pStyle w:val="10"/>
        <w:widowControl/>
        <w:spacing w:line="13" w:lineRule="atLeast"/>
      </w:pPr>
      <w:r>
        <w:rPr>
          <w:rFonts w:hint="eastAsia" w:ascii="宋体" w:hAnsi="宋体" w:cs="宋体"/>
          <w:color w:val="000000"/>
          <w:sz w:val="26"/>
          <w:szCs w:val="26"/>
        </w:rPr>
        <w:t>4.深度图还承担 BEV 几何旁路作用。系统按一定像素步长抽样有效深度，将其投影到鸟瞰栅格，过滤高度异常和侧向越界点，再对连续栅格进行聚类，形成独立的空间候选。这样即使视觉类别置信度下降，深度相机仍能提供目标占据区域和距离约束。</w:t>
      </w:r>
    </w:p>
    <w:p w14:paraId="36BCB637">
      <w:pPr>
        <w:pStyle w:val="10"/>
        <w:widowControl/>
        <w:spacing w:line="13" w:lineRule="atLeast"/>
      </w:pPr>
      <w:r>
        <w:rPr>
          <w:rFonts w:hint="eastAsia" w:ascii="宋体" w:hAnsi="宋体" w:cs="宋体"/>
          <w:color w:val="000000"/>
          <w:sz w:val="26"/>
          <w:szCs w:val="26"/>
        </w:rPr>
        <w:t>5.在多模态融合中，深度相机主要输出两类信息：一类是带类别、置信度和检测框信息的目标点，另一类是去雾补偿后的稠密点云或 BEV 候选。它们进入统一缓存和热力图投票，重点承担近距离测距校准、目标尺度约束和视觉误检过滤。</w:t>
      </w:r>
    </w:p>
    <w:bookmarkEnd w:id="94"/>
    <w:p w14:paraId="00A73CA4">
      <w:pPr>
        <w:spacing w:before="312" w:beforeLines="100" w:after="50" w:line="360" w:lineRule="auto"/>
        <w:jc w:val="center"/>
      </w:pPr>
      <w:bookmarkStart w:id="95" w:name="uf87b3ed4"/>
      <w:bookmarkStart w:id="96" w:name="ub5190cde"/>
      <w:r>
        <w:rPr>
          <w:rFonts w:ascii="宋体"/>
        </w:rPr>
        <w:drawing>
          <wp:inline distT="0" distB="0" distL="0" distR="0">
            <wp:extent cx="4436110" cy="3326765"/>
            <wp:effectExtent l="0" t="0" r="889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9"/>
                    <a:stretch>
                      <a:fillRect/>
                    </a:stretch>
                  </pic:blipFill>
                  <pic:spPr>
                    <a:xfrm>
                      <a:off x="0" y="0"/>
                      <a:ext cx="4436533" cy="3327360"/>
                    </a:xfrm>
                    <a:prstGeom prst="rect">
                      <a:avLst/>
                    </a:prstGeom>
                  </pic:spPr>
                </pic:pic>
              </a:graphicData>
            </a:graphic>
          </wp:inline>
        </w:drawing>
      </w:r>
      <w:bookmarkEnd w:id="95"/>
    </w:p>
    <w:p w14:paraId="2ACE1F32">
      <w:pPr>
        <w:spacing w:before="312" w:beforeLines="100" w:after="50"/>
        <w:jc w:val="center"/>
      </w:pPr>
      <w:r>
        <w:t>普通深度相机实现去雾算法后的yolo检测结果</w:t>
      </w:r>
    </w:p>
    <w:bookmarkEnd w:id="96"/>
    <w:p w14:paraId="408F7CCF">
      <w:pPr>
        <w:spacing w:before="312" w:beforeLines="100" w:after="50" w:line="360" w:lineRule="auto"/>
        <w:jc w:val="center"/>
      </w:pPr>
      <w:bookmarkStart w:id="97" w:name="u5bd37583"/>
      <w:bookmarkStart w:id="98" w:name="u96b79411"/>
      <w:r>
        <w:rPr>
          <w:rFonts w:ascii="宋体"/>
        </w:rPr>
        <w:drawing>
          <wp:inline distT="0" distB="0" distL="0" distR="0">
            <wp:extent cx="5274310" cy="2969260"/>
            <wp:effectExtent l="0" t="0" r="8890" b="254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0"/>
                    <a:stretch>
                      <a:fillRect/>
                    </a:stretch>
                  </pic:blipFill>
                  <pic:spPr>
                    <a:xfrm>
                      <a:off x="0" y="0"/>
                      <a:ext cx="5274310" cy="2969260"/>
                    </a:xfrm>
                    <a:prstGeom prst="rect">
                      <a:avLst/>
                    </a:prstGeom>
                  </pic:spPr>
                </pic:pic>
              </a:graphicData>
            </a:graphic>
          </wp:inline>
        </w:drawing>
      </w:r>
      <w:bookmarkEnd w:id="97"/>
    </w:p>
    <w:p w14:paraId="5BB3E6A7">
      <w:pPr>
        <w:spacing w:before="312" w:beforeLines="100" w:after="50"/>
        <w:jc w:val="center"/>
      </w:pPr>
      <w:r>
        <w:t>普通去雾相机的效果</w:t>
      </w:r>
    </w:p>
    <w:bookmarkEnd w:id="98"/>
    <w:p w14:paraId="1FA487E9">
      <w:pPr>
        <w:pStyle w:val="4"/>
        <w:numPr>
          <w:ilvl w:val="0"/>
          <w:numId w:val="5"/>
        </w:numPr>
        <w:rPr>
          <w:rFonts w:ascii="黑体" w:hAnsi="黑体" w:cs="黑体"/>
        </w:rPr>
      </w:pPr>
      <w:bookmarkStart w:id="99" w:name="ub0633018"/>
      <w:bookmarkEnd w:id="99"/>
      <w:bookmarkStart w:id="100" w:name="Ccqud"/>
      <w:r>
        <w:t>飞控的控制</w:t>
      </w:r>
    </w:p>
    <w:p w14:paraId="05FEB710">
      <w:r>
        <w:rPr>
          <w:rFonts w:ascii="黑体" w:hAnsi="宋体" w:eastAsia="黑体" w:cs="黑体"/>
          <w:color w:val="000000"/>
          <w:sz w:val="26"/>
          <w:szCs w:val="26"/>
        </w:rPr>
        <w:t>1.</w:t>
      </w:r>
      <w:r>
        <w:rPr>
          <w:rFonts w:hint="eastAsia" w:ascii="宋体" w:hAnsi="宋体" w:cs="宋体"/>
          <w:color w:val="000000"/>
          <w:sz w:val="26"/>
          <w:szCs w:val="26"/>
        </w:rPr>
        <w:t>飞控模块基于开源 PX4 无人机仿真控制平台（SITL/HITL）进行模拟，结合PX4 Autopilot所提供机载 IMU 数据经扩展卡尔曼滤波器（EKF2）融合，实时解算出无人机的高精度姿态、速度与全局位姿。通信层面，系统通过 MAVLink 协议与母船建立数据链路。在此基础上，无人机搭载深度相机与门控相机，近距跟踪识别海上目标。</w:t>
      </w:r>
    </w:p>
    <w:p w14:paraId="17C183E2">
      <w:pPr>
        <w:pStyle w:val="10"/>
        <w:widowControl/>
        <w:spacing w:line="13" w:lineRule="atLeast"/>
      </w:pPr>
      <w:r>
        <w:rPr>
          <w:rFonts w:hint="eastAsia" w:ascii="宋体" w:hAnsi="宋体" w:cs="宋体"/>
          <w:color w:val="000000"/>
          <w:sz w:val="26"/>
          <w:szCs w:val="26"/>
        </w:rPr>
        <w:t>2.飞控包含两层控制模式，视觉模块目标跟踪、母船远距目标追踪</w:t>
      </w:r>
      <w:r>
        <w:rPr>
          <w:rFonts w:hint="eastAsia" w:ascii="宋体" w:hAnsi="宋体" w:cs="宋体"/>
          <w:color w:val="000000"/>
          <w:sz w:val="26"/>
          <w:szCs w:val="26"/>
        </w:rPr>
        <w:br w:type="textWrapping"/>
      </w:r>
      <w:r>
        <w:rPr>
          <w:rFonts w:hint="eastAsia" w:ascii="宋体" w:hAnsi="宋体" w:cs="宋体"/>
          <w:color w:val="000000"/>
          <w:sz w:val="26"/>
          <w:szCs w:val="26"/>
        </w:rPr>
        <w:t>在母船侧，主控结合多模态融合热力图给出的世界坐标目标，无人机接收任务坐标后向目标方位移动。当抵达目标范围内，无人机的控制模式将受视觉模式引导，结合视觉信息中包含的目标位置，前进方向，对目标实时跟踪。</w:t>
      </w:r>
    </w:p>
    <w:p w14:paraId="75ED28E0">
      <w:pPr>
        <w:pStyle w:val="10"/>
        <w:widowControl/>
        <w:spacing w:line="13" w:lineRule="atLeast"/>
      </w:pPr>
      <w:r>
        <w:rPr>
          <w:rFonts w:hint="eastAsia" w:ascii="宋体" w:hAnsi="宋体" w:cs="宋体"/>
          <w:color w:val="000000"/>
          <w:sz w:val="26"/>
          <w:szCs w:val="26"/>
        </w:rPr>
        <w:t>3.无人机的运动控制通过PX4 offboard实现，在接收到目标坐标后，无人机将坐标数据经PX4 offboard模块转换为真实引擎输出量。</w:t>
      </w:r>
    </w:p>
    <w:p w14:paraId="264606EC">
      <w:pPr>
        <w:pStyle w:val="10"/>
        <w:widowControl/>
        <w:spacing w:line="13" w:lineRule="atLeast"/>
      </w:pPr>
      <w:r>
        <w:rPr>
          <w:rFonts w:hint="eastAsia" w:ascii="宋体" w:hAnsi="宋体" w:cs="宋体"/>
          <w:color w:val="000000"/>
          <w:sz w:val="26"/>
          <w:szCs w:val="26"/>
        </w:rPr>
        <w:t>4.在仿真环境下，飞控同时发布无人机 TF 和远程目标状态。TF 链路包含 world -&gt; scout_uav/base_link 与 scout_uav/base_link -&gt; uav_gated_camera_link，保证 相机点云能够被转换到统一参考系；远程目标状态以 ros/topic 以MavLink形式发布到母船，包含相对位置、相对速度、速度模长、类别和置信度，用于主控目标重捕获。</w:t>
      </w:r>
    </w:p>
    <w:p w14:paraId="678454A3"/>
    <w:bookmarkEnd w:id="100"/>
    <w:p w14:paraId="5AAFE74D">
      <w:pPr>
        <w:spacing w:before="312" w:beforeLines="100" w:after="50" w:line="360" w:lineRule="auto"/>
        <w:jc w:val="center"/>
      </w:pPr>
      <w:bookmarkStart w:id="101" w:name="u7c51e917"/>
      <w:bookmarkStart w:id="102" w:name="u9225d283"/>
      <w:r>
        <w:rPr>
          <w:rFonts w:ascii="宋体"/>
        </w:rPr>
        <w:drawing>
          <wp:inline distT="0" distB="0" distL="0" distR="0">
            <wp:extent cx="4978400" cy="2799715"/>
            <wp:effectExtent l="0" t="0" r="0" b="698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1"/>
                    <a:stretch>
                      <a:fillRect/>
                    </a:stretch>
                  </pic:blipFill>
                  <pic:spPr>
                    <a:xfrm>
                      <a:off x="0" y="0"/>
                      <a:ext cx="4978400" cy="2799900"/>
                    </a:xfrm>
                    <a:prstGeom prst="rect">
                      <a:avLst/>
                    </a:prstGeom>
                  </pic:spPr>
                </pic:pic>
              </a:graphicData>
            </a:graphic>
          </wp:inline>
        </w:drawing>
      </w:r>
      <w:bookmarkEnd w:id="101"/>
    </w:p>
    <w:p w14:paraId="29495901">
      <w:pPr>
        <w:spacing w:before="312" w:beforeLines="100" w:after="50"/>
        <w:jc w:val="center"/>
      </w:pPr>
      <w:r>
        <w:t>飞控搭载双相机检测结果</w:t>
      </w:r>
    </w:p>
    <w:bookmarkEnd w:id="102"/>
    <w:p w14:paraId="7DE841A4">
      <w:pPr>
        <w:spacing w:before="312" w:beforeLines="100" w:after="50" w:line="360" w:lineRule="auto"/>
        <w:jc w:val="center"/>
      </w:pPr>
      <w:bookmarkStart w:id="103" w:name="u9f62700b"/>
      <w:bookmarkStart w:id="104" w:name="u7cff09ef"/>
      <w:r>
        <w:rPr>
          <w:rFonts w:ascii="宋体"/>
        </w:rPr>
        <w:drawing>
          <wp:inline distT="0" distB="0" distL="0" distR="0">
            <wp:extent cx="5274310" cy="2969260"/>
            <wp:effectExtent l="0" t="0" r="889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1"/>
                    <a:stretch>
                      <a:fillRect/>
                    </a:stretch>
                  </pic:blipFill>
                  <pic:spPr>
                    <a:xfrm>
                      <a:off x="0" y="0"/>
                      <a:ext cx="5274310" cy="2969260"/>
                    </a:xfrm>
                    <a:prstGeom prst="rect">
                      <a:avLst/>
                    </a:prstGeom>
                  </pic:spPr>
                </pic:pic>
              </a:graphicData>
            </a:graphic>
          </wp:inline>
        </w:drawing>
      </w:r>
      <w:bookmarkEnd w:id="103"/>
    </w:p>
    <w:p w14:paraId="522B3F51">
      <w:pPr>
        <w:spacing w:before="312" w:beforeLines="100" w:after="50"/>
        <w:jc w:val="center"/>
      </w:pPr>
      <w:r>
        <w:t>无人机飞控搭载相机的检测结果</w:t>
      </w:r>
    </w:p>
    <w:bookmarkEnd w:id="104"/>
    <w:p w14:paraId="6028E150">
      <w:pPr>
        <w:pStyle w:val="4"/>
        <w:numPr>
          <w:ilvl w:val="0"/>
          <w:numId w:val="5"/>
        </w:numPr>
        <w:rPr>
          <w:rFonts w:ascii="黑体" w:hAnsi="黑体" w:cs="黑体"/>
        </w:rPr>
      </w:pPr>
      <w:bookmarkStart w:id="105" w:name="zbzq3"/>
      <w:r>
        <w:t>多模态融合</w:t>
      </w:r>
    </w:p>
    <w:bookmarkEnd w:id="105"/>
    <w:p w14:paraId="1B58A091">
      <w:pPr>
        <w:pStyle w:val="5"/>
        <w:numPr>
          <w:ilvl w:val="0"/>
          <w:numId w:val="8"/>
        </w:numPr>
        <w:rPr>
          <w:rFonts w:ascii="黑体" w:hAnsi="黑体" w:eastAsia="黑体" w:cs="黑体"/>
          <w:b w:val="0"/>
        </w:rPr>
      </w:pPr>
      <w:bookmarkStart w:id="106" w:name="hrJWx"/>
      <w:r>
        <w:t>现有多模态融合</w:t>
      </w:r>
    </w:p>
    <w:bookmarkEnd w:id="106"/>
    <w:p w14:paraId="3214A0BC">
      <w:pPr>
        <w:pStyle w:val="7"/>
        <w:numPr>
          <w:ilvl w:val="0"/>
          <w:numId w:val="9"/>
        </w:numPr>
      </w:pPr>
      <w:bookmarkStart w:id="107" w:name="u10400127"/>
      <w:r>
        <w:t>毫米波雷达、声呐、视觉融合模态、深度相机都统一转成 PointCloud2</w:t>
      </w:r>
      <w:r>
        <w:rPr>
          <w:rFonts w:hint="eastAsia"/>
        </w:rPr>
        <w:t>。</w:t>
      </w:r>
    </w:p>
    <w:bookmarkEnd w:id="107"/>
    <w:p w14:paraId="5C671FC4">
      <w:pPr>
        <w:pStyle w:val="7"/>
        <w:numPr>
          <w:ilvl w:val="0"/>
          <w:numId w:val="9"/>
        </w:numPr>
      </w:pPr>
      <w:bookmarkStart w:id="108" w:name="u904c6811"/>
      <w:r>
        <w:t>C3 缓存池按时间戳保存各模态短时间窗口数据</w:t>
      </w:r>
      <w:r>
        <w:rPr>
          <w:rFonts w:hint="eastAsia"/>
        </w:rPr>
        <w:t>。</w:t>
      </w:r>
    </w:p>
    <w:bookmarkEnd w:id="108"/>
    <w:p w14:paraId="7B3A8960">
      <w:pPr>
        <w:pStyle w:val="7"/>
        <w:numPr>
          <w:ilvl w:val="0"/>
          <w:numId w:val="9"/>
        </w:numPr>
      </w:pPr>
      <w:bookmarkStart w:id="109" w:name="ub4057dc7"/>
      <w:r>
        <w:t>按 sync_tolerance_s 做时间对齐，并统一到 base_link</w:t>
      </w:r>
      <w:r>
        <w:rPr>
          <w:rFonts w:hint="eastAsia"/>
        </w:rPr>
        <w:t>。</w:t>
      </w:r>
    </w:p>
    <w:bookmarkEnd w:id="109"/>
    <w:p w14:paraId="0FB52CA7">
      <w:pPr>
        <w:pStyle w:val="7"/>
        <w:numPr>
          <w:ilvl w:val="0"/>
          <w:numId w:val="9"/>
        </w:numPr>
      </w:pPr>
      <w:bookmarkStart w:id="110" w:name="u9f1b4fe5"/>
      <w:r>
        <w:t>对齐后输出雷达、声呐、门控相机、深度相机四类新点云，再合并为 /c3/buffer/integrated_cloud</w:t>
      </w:r>
      <w:r>
        <w:rPr>
          <w:rFonts w:hint="eastAsia"/>
        </w:rPr>
        <w:t>。</w:t>
      </w:r>
    </w:p>
    <w:bookmarkEnd w:id="110"/>
    <w:p w14:paraId="347EB10D">
      <w:pPr>
        <w:pStyle w:val="7"/>
        <w:numPr>
          <w:ilvl w:val="0"/>
          <w:numId w:val="9"/>
        </w:numPr>
      </w:pPr>
      <w:bookmarkStart w:id="111" w:name="uaf1b0477"/>
      <w:r>
        <w:t>融合点云按 source_weight * confidence 投票到 1m x 1m 热力图</w:t>
      </w:r>
      <w:r>
        <w:rPr>
          <w:rFonts w:hint="eastAsia"/>
        </w:rPr>
        <w:t>。</w:t>
      </w:r>
    </w:p>
    <w:bookmarkEnd w:id="111"/>
    <w:p w14:paraId="7B5B03E7">
      <w:pPr>
        <w:pStyle w:val="7"/>
        <w:numPr>
          <w:ilvl w:val="0"/>
          <w:numId w:val="9"/>
        </w:numPr>
      </w:pPr>
      <w:bookmarkStart w:id="112" w:name="u58eb0cb9"/>
      <w:r>
        <w:t>热力图最大值作为候选目标点；远距离派无人机二次确认，近距离由船载门控/深度相机确认</w:t>
      </w:r>
      <w:r>
        <w:rPr>
          <w:rFonts w:hint="eastAsia"/>
        </w:rPr>
        <w:t>。</w:t>
      </w:r>
    </w:p>
    <w:bookmarkEnd w:id="112"/>
    <w:p w14:paraId="6DB1C05B">
      <w:pPr>
        <w:pStyle w:val="7"/>
        <w:numPr>
          <w:ilvl w:val="0"/>
          <w:numId w:val="9"/>
        </w:numPr>
      </w:pPr>
      <w:bookmarkStart w:id="113" w:name="ub7f372e9"/>
      <w:r>
        <w:t>确认目标进入 detected_objects，再用 EKF 做动态位置预测，并对已确认目标做热力图抑制，避免重复定位</w:t>
      </w:r>
      <w:r>
        <w:rPr>
          <w:rFonts w:hint="eastAsia"/>
        </w:rPr>
        <w:t>。</w:t>
      </w:r>
    </w:p>
    <w:bookmarkEnd w:id="113"/>
    <w:p w14:paraId="572D649C">
      <w:pPr>
        <w:spacing w:before="312" w:beforeLines="100" w:after="50" w:line="360" w:lineRule="auto"/>
        <w:jc w:val="center"/>
      </w:pPr>
      <w:bookmarkStart w:id="114" w:name="ubcaf806a"/>
      <w:bookmarkEnd w:id="114"/>
      <w:bookmarkStart w:id="115" w:name="u0d734460"/>
      <w:bookmarkStart w:id="116" w:name="u6979f69f"/>
      <w:r>
        <w:rPr>
          <w:rFonts w:ascii="宋体"/>
        </w:rPr>
        <w:drawing>
          <wp:inline distT="0" distB="0" distL="0" distR="0">
            <wp:extent cx="2235200" cy="2234565"/>
            <wp:effectExtent l="0" t="0" r="0" b="63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32"/>
                    <a:stretch>
                      <a:fillRect/>
                    </a:stretch>
                  </pic:blipFill>
                  <pic:spPr>
                    <a:xfrm>
                      <a:off x="0" y="0"/>
                      <a:ext cx="2235200" cy="2235150"/>
                    </a:xfrm>
                    <a:prstGeom prst="rect">
                      <a:avLst/>
                    </a:prstGeom>
                  </pic:spPr>
                </pic:pic>
              </a:graphicData>
            </a:graphic>
          </wp:inline>
        </w:drawing>
      </w:r>
      <w:bookmarkEnd w:id="115"/>
    </w:p>
    <w:p w14:paraId="037990C3">
      <w:pPr>
        <w:spacing w:before="312" w:beforeLines="100" w:after="50"/>
        <w:jc w:val="center"/>
      </w:pPr>
      <w:r>
        <w:t>热力图</w:t>
      </w:r>
    </w:p>
    <w:bookmarkEnd w:id="116"/>
    <w:p w14:paraId="69B34561">
      <w:pPr>
        <w:pStyle w:val="5"/>
        <w:numPr>
          <w:ilvl w:val="0"/>
          <w:numId w:val="8"/>
        </w:numPr>
        <w:rPr>
          <w:rFonts w:ascii="黑体" w:hAnsi="黑体" w:eastAsia="黑体" w:cs="黑体"/>
          <w:b w:val="0"/>
        </w:rPr>
      </w:pPr>
      <w:bookmarkStart w:id="117" w:name="iwWxM"/>
      <w:r>
        <w:t>神经网络多模态融合</w:t>
      </w:r>
    </w:p>
    <w:bookmarkEnd w:id="117"/>
    <w:p w14:paraId="1D799174">
      <w:pPr>
        <w:pStyle w:val="6"/>
      </w:pPr>
      <w:bookmarkStart w:id="118" w:name="FTqNe"/>
      <w:r>
        <w:t>前人借鉴</w:t>
      </w:r>
    </w:p>
    <w:bookmarkEnd w:id="118"/>
    <w:p w14:paraId="5BCDC23E">
      <w:pPr>
        <w:pStyle w:val="21"/>
      </w:pPr>
      <w:bookmarkStart w:id="119" w:name="u6b73366a"/>
      <w:r>
        <w:t>MCEF-NET: A Multimodal Contribution Evaluation Fusion Network for Maritime Target Recognition论文提及的多模态贡献评估融合网络与贡献率融合（CRF）机制，根据每种模态特征的贡献动态分配融合权重</w:t>
      </w:r>
      <w:r>
        <w:rPr>
          <w:rFonts w:hint="eastAsia"/>
        </w:rPr>
        <w:t>。</w:t>
      </w:r>
    </w:p>
    <w:bookmarkEnd w:id="119"/>
    <w:p w14:paraId="7FA199B7">
      <w:pPr>
        <w:pStyle w:val="21"/>
      </w:pPr>
      <w:bookmarkStart w:id="120" w:name="uc7f4d157"/>
      <w:bookmarkEnd w:id="120"/>
      <w:bookmarkStart w:id="121" w:name="u9b2d4bfa"/>
      <w:r>
        <w:t>META-Unet: Multi-Scale Efficient Transformer Attention Unet for Fast and High-Accuracy Polyp Segmentation论文提出的高效Transformer注意力（META）机制，实现局部与全局的适配</w:t>
      </w:r>
      <w:r>
        <w:rPr>
          <w:rFonts w:hint="eastAsia"/>
        </w:rPr>
        <w:t>。</w:t>
      </w:r>
    </w:p>
    <w:bookmarkEnd w:id="121"/>
    <w:p w14:paraId="7592EF79">
      <w:pPr>
        <w:pStyle w:val="21"/>
      </w:pPr>
      <w:bookmarkStart w:id="122" w:name="u64624aac"/>
      <w:bookmarkEnd w:id="122"/>
      <w:bookmarkStart w:id="123" w:name="uf7eb6123"/>
      <w:r>
        <w:t>Research on an Autonomous Obstacle Recognition and Avoidance Algorithm for Unmanned Vessels Based on Multimodal Sensing论文中的三特征思路（速度信息，空间信息与纹理信息）</w:t>
      </w:r>
      <w:r>
        <w:rPr>
          <w:rFonts w:hint="eastAsia"/>
        </w:rPr>
        <w:t>。</w:t>
      </w:r>
    </w:p>
    <w:bookmarkEnd w:id="123"/>
    <w:p w14:paraId="20F9E7AD">
      <w:pPr>
        <w:pStyle w:val="6"/>
      </w:pPr>
      <w:bookmarkStart w:id="124" w:name="q0Pvc"/>
      <w:r>
        <w:t>框架思路</w:t>
      </w:r>
    </w:p>
    <w:bookmarkEnd w:id="124"/>
    <w:p w14:paraId="2E398EEC">
      <w:pPr>
        <w:pStyle w:val="7"/>
      </w:pPr>
      <w:bookmarkStart w:id="125" w:name="u51782352"/>
      <w:r>
        <w:rPr>
          <w:rFonts w:hint="eastAsia"/>
        </w:rPr>
        <w:t>1.</w:t>
      </w:r>
      <w:r>
        <w:t>已有四个模态在统一XY坐标系下的点云输入（即鸟瞰图信息），包括去雾相机、门控相机、声呐和毫米波雷达</w:t>
      </w:r>
      <w:r>
        <w:rPr>
          <w:rFonts w:hint="eastAsia"/>
        </w:rPr>
        <w:t>。</w:t>
      </w:r>
    </w:p>
    <w:bookmarkEnd w:id="125"/>
    <w:p w14:paraId="712CBA9D">
      <w:pPr>
        <w:pStyle w:val="7"/>
      </w:pPr>
      <w:bookmarkStart w:id="126" w:name="u7e2aeec3"/>
      <w:r>
        <w:rPr>
          <w:rFonts w:hint="eastAsia"/>
        </w:rPr>
        <w:t>2.</w:t>
      </w:r>
      <w:r>
        <w:t>我们要把原始数据封装成运动模态（毫米波雷达的速度），空间模态（四个模态的点云图，只需要xyz三个坐标即可）</w:t>
      </w:r>
      <w:r>
        <w:rPr>
          <w:rFonts w:hint="eastAsia"/>
        </w:rPr>
        <w:t>。</w:t>
      </w:r>
    </w:p>
    <w:bookmarkEnd w:id="126"/>
    <w:p w14:paraId="5C0012CB">
      <w:pPr>
        <w:pStyle w:val="7"/>
      </w:pPr>
      <w:bookmarkStart w:id="127" w:name="u3a49fac1"/>
      <w:r>
        <w:rPr>
          <w:rFonts w:hint="eastAsia"/>
        </w:rPr>
        <w:t>3.</w:t>
      </w:r>
      <w:r>
        <w:t>这一步是在转换格式脚本完成的，保证输入一致，接下来是框架构思</w:t>
      </w:r>
    </w:p>
    <w:bookmarkEnd w:id="127"/>
    <w:p w14:paraId="09DDD608">
      <w:pPr>
        <w:pStyle w:val="7"/>
      </w:pPr>
      <w:bookmarkStart w:id="128" w:name="u9fa69f01"/>
      <w:r>
        <w:rPr>
          <w:rFonts w:hint="eastAsia"/>
        </w:rPr>
        <w:t>4.</w:t>
      </w:r>
      <w:r>
        <w:t>首先，对各模态输入分别通过模态特征过滤模块进行噪声抑制和鲁棒特征提取，以减轻海杂波、反光和模态分布差异带来的影响。</w:t>
      </w:r>
    </w:p>
    <w:bookmarkEnd w:id="128"/>
    <w:p w14:paraId="1E68B40B">
      <w:pPr>
        <w:pStyle w:val="7"/>
      </w:pPr>
      <w:bookmarkStart w:id="129" w:name="ud9845e87"/>
      <w:r>
        <w:rPr>
          <w:rFonts w:hint="eastAsia"/>
        </w:rPr>
        <w:t>5.</w:t>
      </w:r>
      <w:r>
        <w:t>随后，采用Pillar编码将各模态点云映射为规则的BEV特征图，同时保留z轴信息</w:t>
      </w:r>
      <w:r>
        <w:rPr>
          <w:rFonts w:hint="eastAsia"/>
        </w:rPr>
        <w:t>。</w:t>
      </w:r>
    </w:p>
    <w:bookmarkEnd w:id="129"/>
    <w:p w14:paraId="31CFDA3F">
      <w:pPr>
        <w:pStyle w:val="7"/>
      </w:pPr>
      <w:bookmarkStart w:id="130" w:name="uf41f7244"/>
      <w:r>
        <w:rPr>
          <w:rFonts w:hint="eastAsia"/>
        </w:rPr>
        <w:t>6.</w:t>
      </w:r>
      <w:r>
        <w:t>接着，设计空间贡献率融合模块，对每个模态在不同空间网格位置上的贡献度进行动态评估，并依据该贡献度对多模态BEV特征进行自适应加权融合。</w:t>
      </w:r>
    </w:p>
    <w:bookmarkEnd w:id="130"/>
    <w:p w14:paraId="0DF46AF9">
      <w:pPr>
        <w:pStyle w:val="7"/>
      </w:pPr>
      <w:bookmarkStart w:id="131" w:name="u99df56ba"/>
      <w:r>
        <w:rPr>
          <w:rFonts w:hint="eastAsia"/>
        </w:rPr>
        <w:t>7.</w:t>
      </w:r>
      <w:r>
        <w:t>之后，引入借鉴META-Unet的多尺度高效Transformer注意力模块，分别从局部细粒度信息和全局长程依赖两个层面增强融合特征表达。</w:t>
      </w:r>
    </w:p>
    <w:bookmarkEnd w:id="131"/>
    <w:p w14:paraId="74B87BE4">
      <w:pPr>
        <w:pStyle w:val="7"/>
      </w:pPr>
      <w:bookmarkStart w:id="132" w:name="u8fd3c63b"/>
      <w:r>
        <w:rPr>
          <w:rFonts w:hint="eastAsia"/>
        </w:rPr>
        <w:t>8.然后</w:t>
      </w:r>
      <w:r>
        <w:t>，通过置信度预测头输出一张二维空间置信度热力图，其中每个1m×1m网格对应一个目标存在置信度值。</w:t>
      </w:r>
    </w:p>
    <w:bookmarkEnd w:id="132"/>
    <w:p w14:paraId="6475C4D3">
      <w:pPr>
        <w:pStyle w:val="7"/>
      </w:pPr>
      <w:bookmarkStart w:id="133" w:name="u87ca3172"/>
      <w:r>
        <w:rPr>
          <w:rFonts w:hint="eastAsia"/>
        </w:rPr>
        <w:t>9.最终</w:t>
      </w:r>
      <w:r>
        <w:t>系统从热力图中选取置信度最高的一个位置作为未知目标候选点，并结合非线性卡尔曼滤波和滑动窗口数据关联进行持续跟踪，进一步引导两架无人机执行抵近识别与精准定位任务</w:t>
      </w:r>
      <w:r>
        <w:rPr>
          <w:rFonts w:hint="eastAsia"/>
        </w:rPr>
        <w:t>。</w:t>
      </w:r>
    </w:p>
    <w:bookmarkEnd w:id="133"/>
    <w:p w14:paraId="150CBB2E">
      <w:pPr>
        <w:pStyle w:val="2"/>
        <w:numPr>
          <w:ilvl w:val="0"/>
          <w:numId w:val="2"/>
        </w:numPr>
      </w:pPr>
      <w:bookmarkStart w:id="134" w:name="u82a70304"/>
      <w:bookmarkEnd w:id="134"/>
      <w:bookmarkStart w:id="135" w:name="xmGBv"/>
      <w:r>
        <w:t>主控逻辑</w:t>
      </w:r>
    </w:p>
    <w:bookmarkEnd w:id="135"/>
    <w:p w14:paraId="24759619">
      <w:pPr>
        <w:pStyle w:val="4"/>
        <w:numPr>
          <w:ilvl w:val="0"/>
          <w:numId w:val="10"/>
        </w:numPr>
        <w:rPr>
          <w:rFonts w:ascii="黑体" w:hAnsi="黑体" w:cs="黑体"/>
        </w:rPr>
      </w:pPr>
      <w:bookmarkStart w:id="136" w:name="RrSN1"/>
      <w:r>
        <w:t>缓存池</w:t>
      </w:r>
    </w:p>
    <w:bookmarkEnd w:id="136"/>
    <w:p w14:paraId="4E0C145F">
      <w:pPr>
        <w:pStyle w:val="7"/>
      </w:pPr>
      <w:bookmarkStart w:id="137" w:name="ufa3a7d2f"/>
      <w:r>
        <w:rPr>
          <w:rFonts w:hint="eastAsia"/>
        </w:rPr>
        <w:t>1.</w:t>
      </w:r>
      <w:r>
        <w:t>为雷达、声呐、门控、深度四种传感器分别维护独立的时间序列缓冲队列 std::deque&lt;TimedCloud&gt;</w:t>
      </w:r>
      <w:r>
        <w:rPr>
          <w:rFonts w:hint="eastAsia"/>
        </w:rPr>
        <w:t>。</w:t>
      </w:r>
    </w:p>
    <w:bookmarkEnd w:id="137"/>
    <w:p w14:paraId="407671CE">
      <w:pPr>
        <w:pStyle w:val="7"/>
      </w:pPr>
      <w:bookmarkStart w:id="138" w:name="u42fb3b3d"/>
      <w:r>
        <w:rPr>
          <w:rFonts w:hint="eastAsia"/>
        </w:rPr>
        <w:t>2.</w:t>
      </w:r>
      <w:r>
        <w:t>每个缓冲帧存储点云数据及其时间戳，按接收顺序压入队尾</w:t>
      </w:r>
      <w:r>
        <w:rPr>
          <w:rFonts w:hint="eastAsia"/>
        </w:rPr>
        <w:t>。</w:t>
      </w:r>
    </w:p>
    <w:bookmarkEnd w:id="138"/>
    <w:p w14:paraId="1AF8B7E4">
      <w:pPr>
        <w:pStyle w:val="7"/>
      </w:pPr>
      <w:bookmarkStart w:id="139" w:name="ue14dcf61"/>
      <w:r>
        <w:rPr>
          <w:rFonts w:hint="eastAsia"/>
        </w:rPr>
        <w:t>3.</w:t>
      </w:r>
      <w:r>
        <w:t>定时器触发时，以最新输入帧的时间戳为基准，收集时间戳落在 [stamp - sync_tolerance_s_, stamp + sync_tolerance_s_] 窗口内的所有帧</w:t>
      </w:r>
      <w:r>
        <w:rPr>
          <w:rFonts w:hint="eastAsia"/>
        </w:rPr>
        <w:t>。</w:t>
      </w:r>
    </w:p>
    <w:bookmarkEnd w:id="139"/>
    <w:p w14:paraId="52B36751">
      <w:pPr>
        <w:pStyle w:val="7"/>
      </w:pPr>
      <w:bookmarkStart w:id="140" w:name="uaf67d80a"/>
      <w:r>
        <w:rPr>
          <w:rFonts w:hint="eastAsia"/>
        </w:rPr>
        <w:t>4.</w:t>
      </w:r>
      <w:r>
        <w:t>窗口内各帧的点云合并后统一处理，实现多传感器时间同步</w:t>
      </w:r>
      <w:r>
        <w:rPr>
          <w:rFonts w:hint="eastAsia"/>
        </w:rPr>
        <w:t>。</w:t>
      </w:r>
    </w:p>
    <w:bookmarkEnd w:id="140"/>
    <w:p w14:paraId="478F5ED3">
      <w:pPr>
        <w:pStyle w:val="7"/>
      </w:pPr>
      <w:bookmarkStart w:id="141" w:name="u1d1fe3fc"/>
      <w:r>
        <w:rPr>
          <w:rFonts w:hint="eastAsia"/>
        </w:rPr>
        <w:t>5.</w:t>
      </w:r>
      <w:r>
        <w:t>定时裁剪过期帧：当队首帧的时间戳早于 stamp - buffer_keep_s_ 时弹出，保持缓冲区数据新鲜</w:t>
      </w:r>
      <w:r>
        <w:rPr>
          <w:rFonts w:hint="eastAsia"/>
        </w:rPr>
        <w:t>。</w:t>
      </w:r>
    </w:p>
    <w:bookmarkEnd w:id="141"/>
    <w:p w14:paraId="62359AAB">
      <w:pPr>
        <w:pStyle w:val="7"/>
      </w:pPr>
      <w:bookmarkStart w:id="142" w:name="ub7411526"/>
      <w:r>
        <w:rPr>
          <w:rFonts w:hint="eastAsia"/>
        </w:rPr>
        <w:t>6.</w:t>
      </w:r>
      <w:r>
        <w:t>通过 sync_tolerance_s_（默认 0.35s）控制时间同步容差，buffer_keep_s_（默认 0.65s）控制缓存窗口长度，平衡融合延迟与数据可用性</w:t>
      </w:r>
      <w:r>
        <w:rPr>
          <w:rFonts w:hint="eastAsia"/>
        </w:rPr>
        <w:t>。</w:t>
      </w:r>
    </w:p>
    <w:bookmarkEnd w:id="142"/>
    <w:p w14:paraId="3D7B800B">
      <w:pPr>
        <w:pStyle w:val="4"/>
        <w:numPr>
          <w:ilvl w:val="0"/>
          <w:numId w:val="10"/>
        </w:numPr>
        <w:rPr>
          <w:rFonts w:ascii="黑体" w:hAnsi="黑体" w:cs="黑体"/>
        </w:rPr>
      </w:pPr>
      <w:bookmarkStart w:id="143" w:name="AvTKJ"/>
      <w:r>
        <w:t>信息接口的对齐与热力图的生成</w:t>
      </w:r>
    </w:p>
    <w:bookmarkEnd w:id="143"/>
    <w:p w14:paraId="45EBEB61">
      <w:pPr>
        <w:pStyle w:val="7"/>
        <w:numPr>
          <w:ilvl w:val="0"/>
          <w:numId w:val="11"/>
        </w:numPr>
      </w:pPr>
      <w:bookmarkStart w:id="144" w:name="uc73900fa"/>
      <w:r>
        <w:t>团队把分支合一时，面临着四种传感器的消息接口不统一的问题：毫米波雷达和门控相机均为 sensor_msgs/PointCloud2，声呐为 sensor_msgs/LaserScan，深度为 sensor_msgs/Image。各节点先将原始消息转换成统一的 StandardPoint 结构，包含 x、y、z、intensity、class_id、source_id，再封装进 TimedCloud 推入缓存池，实现接口归一化</w:t>
      </w:r>
      <w:r>
        <w:rPr>
          <w:rFonts w:hint="eastAsia"/>
        </w:rPr>
        <w:t>。</w:t>
      </w:r>
    </w:p>
    <w:p w14:paraId="06B1C9B9">
      <w:pPr>
        <w:pStyle w:val="7"/>
      </w:pPr>
    </w:p>
    <w:bookmarkEnd w:id="144"/>
    <w:p w14:paraId="6D947DBE">
      <w:pPr>
        <w:pStyle w:val="7"/>
        <w:numPr>
          <w:ilvl w:val="0"/>
          <w:numId w:val="11"/>
        </w:numPr>
      </w:pPr>
      <w:bookmarkStart w:id="145" w:name="u3c16f7b1"/>
      <w:r>
        <w:t>缓存池中的各模态点云已全部转换到 base_link 坐标系，确保空间基准一致。视觉节点通过 TF 或静态外参将相机坐标系下的目标投影到船体坐标系；雷达和声呐直接输出相对船体的极坐标或笛卡尔坐标</w:t>
      </w:r>
      <w:r>
        <w:rPr>
          <w:rFonts w:hint="eastAsia"/>
        </w:rPr>
        <w:t>。</w:t>
      </w:r>
    </w:p>
    <w:p w14:paraId="74A8E36C">
      <w:pPr>
        <w:pStyle w:val="7"/>
      </w:pPr>
    </w:p>
    <w:bookmarkEnd w:id="145"/>
    <w:p w14:paraId="0E299AC0">
      <w:pPr>
        <w:pStyle w:val="7"/>
        <w:numPr>
          <w:ilvl w:val="0"/>
          <w:numId w:val="11"/>
        </w:numPr>
      </w:pPr>
      <w:bookmarkStart w:id="146" w:name="u0f8d4ed9"/>
      <w:r>
        <w:t>定时器触发后，取出四类缓存队列中时间戳落在同步窗口内的所有帧，将各帧的点云按顺序平铺合并，得到一个统一数据结构的点云集合，用于后续热力图生成</w:t>
      </w:r>
      <w:r>
        <w:rPr>
          <w:rFonts w:hint="eastAsia"/>
        </w:rPr>
        <w:t>。</w:t>
      </w:r>
    </w:p>
    <w:p w14:paraId="6D227C9B">
      <w:pPr>
        <w:pStyle w:val="7"/>
      </w:pPr>
    </w:p>
    <w:bookmarkEnd w:id="146"/>
    <w:p w14:paraId="5F1343BD">
      <w:pPr>
        <w:pStyle w:val="7"/>
      </w:pPr>
      <w:bookmarkStart w:id="147" w:name="u66f20cc8"/>
      <w:r>
        <w:rPr>
          <w:rFonts w:hint="eastAsia"/>
        </w:rPr>
        <w:t>4.</w:t>
      </w:r>
      <w:r>
        <w:t>在热力图生成阶段，首先根据 heatmap_x_min_、heatmap_x_max_、heatmap_y_min_、heatmap_y_max_ 和 heatmap_resolution_m_构建二维网格</w:t>
      </w:r>
      <w:r>
        <w:rPr>
          <w:rFonts w:hint="eastAsia"/>
        </w:rPr>
        <w:t>。</w:t>
      </w:r>
    </w:p>
    <w:bookmarkEnd w:id="147"/>
    <w:p w14:paraId="011A860D">
      <w:pPr>
        <w:pStyle w:val="7"/>
      </w:pPr>
      <w:bookmarkStart w:id="148" w:name="u1b16c361"/>
      <w:r>
        <w:rPr>
          <w:rFonts w:hint="eastAsia"/>
        </w:rPr>
        <w:t>5.</w:t>
      </w:r>
      <w:r>
        <w:t>遍历合并后的每个点，计算其投票值：</w:t>
      </w:r>
    </w:p>
    <w:bookmarkEnd w:id="148"/>
    <w:p w14:paraId="719552C6">
      <w:pPr>
        <w:pStyle w:val="7"/>
        <w:ind w:firstLine="780" w:firstLineChars="300"/>
      </w:pPr>
      <w:bookmarkStart w:id="149" w:name="u73095aec"/>
      <w:r>
        <w:t>vote = source_weight(source_id) * clamp(intensity, 0.05, 1.0)</w:t>
      </w:r>
    </w:p>
    <w:bookmarkEnd w:id="149"/>
    <w:p w14:paraId="08955CA9">
      <w:pPr>
        <w:pStyle w:val="7"/>
      </w:pPr>
      <w:bookmarkStart w:id="150" w:name="u3b83fc6e"/>
      <w:r>
        <w:t>若该点位于已检测目标附近（detected_suppression_radius_ 内），投票值乘以 0.08 抑制重复检测</w:t>
      </w:r>
      <w:r>
        <w:rPr>
          <w:rFonts w:hint="eastAsia"/>
        </w:rPr>
        <w:t>。</w:t>
      </w:r>
    </w:p>
    <w:bookmarkEnd w:id="150"/>
    <w:p w14:paraId="65107F75">
      <w:pPr>
        <w:pStyle w:val="7"/>
      </w:pPr>
      <w:bookmarkStart w:id="151" w:name="u901bfa8d"/>
      <w:r>
        <w:rPr>
          <w:rFonts w:hint="eastAsia"/>
        </w:rPr>
        <w:t>6.</w:t>
      </w:r>
      <w:r>
        <w:t>根据点的 (x, y) 坐标计算网格索引，将投票值累加到对应网格单元的对应传感器槽位中。每个传感器槽位独立累积，防止单传感器主导</w:t>
      </w:r>
      <w:r>
        <w:rPr>
          <w:rFonts w:hint="eastAsia"/>
        </w:rPr>
        <w:t>。</w:t>
      </w:r>
    </w:p>
    <w:bookmarkEnd w:id="151"/>
    <w:p w14:paraId="44F690F5">
      <w:pPr>
        <w:pStyle w:val="7"/>
      </w:pPr>
      <w:bookmarkStart w:id="152" w:name="u78bf90ea"/>
      <w:r>
        <w:rPr>
          <w:rFonts w:hint="eastAsia"/>
        </w:rPr>
        <w:t>7.</w:t>
      </w:r>
      <w:r>
        <w:t>各网格单元遍历所有传感器槽位，对每个槽位的累积值取 min(source_vote, heatmap_source_cell_cap_) 后求和，作为该网格的最终响应值，实现多传感器投票融合</w:t>
      </w:r>
      <w:r>
        <w:rPr>
          <w:rFonts w:hint="eastAsia"/>
        </w:rPr>
        <w:t>。</w:t>
      </w:r>
    </w:p>
    <w:bookmarkEnd w:id="152"/>
    <w:p w14:paraId="4223DE98">
      <w:pPr>
        <w:pStyle w:val="7"/>
      </w:pPr>
      <w:bookmarkStart w:id="153" w:name="u98db79b3"/>
      <w:r>
        <w:rPr>
          <w:rFonts w:hint="eastAsia"/>
        </w:rPr>
        <w:t>8.</w:t>
      </w:r>
      <w:r>
        <w:t>在网格中找到响应最大值的位置，若该值超过 heatmap_threshold_（默认 0.55），则将该网格中心点作为候选目标输出</w:t>
      </w:r>
      <w:r>
        <w:rPr>
          <w:rFonts w:hint="eastAsia"/>
        </w:rPr>
        <w:t>。</w:t>
      </w:r>
    </w:p>
    <w:bookmarkEnd w:id="153"/>
    <w:p w14:paraId="751F5404">
      <w:pPr>
        <w:spacing w:before="312" w:beforeLines="100" w:after="50" w:line="360" w:lineRule="auto"/>
        <w:jc w:val="center"/>
      </w:pPr>
      <w:bookmarkStart w:id="154" w:name="u99c700b8"/>
      <w:bookmarkStart w:id="155" w:name="ub4bca1b6"/>
      <w:r>
        <w:rPr>
          <w:rFonts w:ascii="宋体"/>
        </w:rPr>
        <w:drawing>
          <wp:inline distT="0" distB="0" distL="0" distR="0">
            <wp:extent cx="4486910" cy="2328545"/>
            <wp:effectExtent l="0" t="0" r="8890" b="825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2"/>
                    <a:stretch>
                      <a:fillRect/>
                    </a:stretch>
                  </pic:blipFill>
                  <pic:spPr>
                    <a:xfrm>
                      <a:off x="0" y="0"/>
                      <a:ext cx="4487333" cy="2328963"/>
                    </a:xfrm>
                    <a:prstGeom prst="rect">
                      <a:avLst/>
                    </a:prstGeom>
                  </pic:spPr>
                </pic:pic>
              </a:graphicData>
            </a:graphic>
          </wp:inline>
        </w:drawing>
      </w:r>
      <w:bookmarkEnd w:id="154"/>
    </w:p>
    <w:p w14:paraId="4DE725BF">
      <w:pPr>
        <w:spacing w:before="312" w:beforeLines="100" w:after="50"/>
        <w:jc w:val="center"/>
      </w:pPr>
      <w:r>
        <w:t>点云热力图</w:t>
      </w:r>
    </w:p>
    <w:bookmarkEnd w:id="155"/>
    <w:p w14:paraId="379FF9D0">
      <w:pPr>
        <w:spacing w:before="312" w:beforeLines="100" w:after="50" w:line="360" w:lineRule="auto"/>
        <w:jc w:val="center"/>
      </w:pPr>
      <w:bookmarkStart w:id="156" w:name="uf73fc09c"/>
      <w:bookmarkStart w:id="157" w:name="udf7c4406"/>
      <w:r>
        <w:rPr>
          <w:rFonts w:ascii="宋体"/>
        </w:rPr>
        <w:drawing>
          <wp:inline distT="0" distB="0" distL="0" distR="0">
            <wp:extent cx="5274310" cy="3117215"/>
            <wp:effectExtent l="0" t="0" r="8890" b="698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33"/>
                    <a:stretch>
                      <a:fillRect/>
                    </a:stretch>
                  </pic:blipFill>
                  <pic:spPr>
                    <a:xfrm>
                      <a:off x="0" y="0"/>
                      <a:ext cx="5274310" cy="3117215"/>
                    </a:xfrm>
                    <a:prstGeom prst="rect">
                      <a:avLst/>
                    </a:prstGeom>
                  </pic:spPr>
                </pic:pic>
              </a:graphicData>
            </a:graphic>
          </wp:inline>
        </w:drawing>
      </w:r>
      <w:bookmarkEnd w:id="156"/>
    </w:p>
    <w:p w14:paraId="0F3F69D8">
      <w:pPr>
        <w:spacing w:before="312" w:beforeLines="100" w:after="50"/>
        <w:jc w:val="center"/>
      </w:pPr>
      <w:r>
        <w:t>消息接口的可视化</w:t>
      </w:r>
    </w:p>
    <w:bookmarkEnd w:id="157"/>
    <w:p w14:paraId="0ECC4FAD">
      <w:pPr>
        <w:pStyle w:val="4"/>
        <w:numPr>
          <w:ilvl w:val="0"/>
          <w:numId w:val="10"/>
        </w:numPr>
        <w:rPr>
          <w:rFonts w:ascii="黑体" w:hAnsi="黑体" w:cs="黑体"/>
        </w:rPr>
      </w:pPr>
      <w:bookmarkStart w:id="158" w:name="qbWwc"/>
      <w:r>
        <w:t>仿AIS模态辅助定位</w:t>
      </w:r>
    </w:p>
    <w:bookmarkEnd w:id="158"/>
    <w:p w14:paraId="4F1948E8">
      <w:pPr>
        <w:pStyle w:val="7"/>
        <w:numPr>
          <w:ilvl w:val="0"/>
          <w:numId w:val="12"/>
        </w:numPr>
      </w:pPr>
      <w:bookmarkStart w:id="159" w:name="uf8088ce5"/>
      <w:r>
        <w:t>AIS 模块以船舶身份和运动状态为核心，不依赖图像或点云，而是</w:t>
      </w:r>
      <w:r>
        <w:rPr>
          <w:rFonts w:hint="eastAsia"/>
          <w:lang w:val="en-US" w:eastAsia="zh-CN"/>
        </w:rPr>
        <w:t>直接从odom坐标系中获取信息，并</w:t>
      </w:r>
      <w:r>
        <w:t>发布结构化目标列表。ais_simulator 从 /model_states 中读取指定船舶目标，如 moving_vessel、small_fishing_boat、survey_boat、service_boat 等，并为其生成 MMSI、名称、相对位置、相对速度、航速、航向、置信度和类别</w:t>
      </w:r>
    </w:p>
    <w:p w14:paraId="180EDACE">
      <w:pPr>
        <w:pStyle w:val="7"/>
      </w:pPr>
    </w:p>
    <w:bookmarkEnd w:id="159"/>
    <w:p w14:paraId="12DA45E2">
      <w:pPr>
        <w:pStyle w:val="7"/>
      </w:pPr>
      <w:bookmarkStart w:id="160" w:name="u6fbe33fd"/>
      <w:bookmarkEnd w:id="160"/>
      <w:bookmarkStart w:id="161" w:name="uc7494d51"/>
      <w:r>
        <w:rPr>
          <w:rFonts w:hint="eastAsia"/>
        </w:rPr>
        <w:t>2.</w:t>
      </w:r>
      <w:r>
        <w:t>AIS 坐标同样统一到无人船坐标系。目标世界坐标与无人船世界坐标相减后，按无人船航向旋转得到相对坐标</w:t>
      </w:r>
      <w:ins w:id="1" w:author="孙梦洋" w:date="2026-06-26T10:02:00Z">
        <w:r>
          <w:rPr/>
          <w:t>与</w:t>
        </w:r>
        <w:bookmarkEnd w:id="161"/>
      </w:ins>
      <w:bookmarkStart w:id="162" w:name="ubff0c867"/>
      <w:r>
        <w:t>相对速度</w:t>
      </w:r>
      <w:bookmarkEnd w:id="162"/>
      <w:bookmarkStart w:id="163" w:name="u5896eb83"/>
      <w:r>
        <w:t>这样 AIS 输出可以和雷达点云、声呐点云、视觉检测点直接进入 同一个关联空间</w:t>
      </w:r>
    </w:p>
    <w:p w14:paraId="5AB7BBE7">
      <w:pPr>
        <w:pStyle w:val="7"/>
      </w:pPr>
    </w:p>
    <w:bookmarkEnd w:id="163"/>
    <w:p w14:paraId="55B06DB9">
      <w:pPr>
        <w:pStyle w:val="7"/>
      </w:pPr>
      <w:bookmarkStart w:id="164" w:name="u71625464"/>
      <w:bookmarkEnd w:id="164"/>
      <w:bookmarkStart w:id="165" w:name="ub4f34f48"/>
      <w:r>
        <w:rPr>
          <w:rFonts w:hint="eastAsia"/>
        </w:rPr>
        <w:t>3.</w:t>
      </w:r>
      <w:r>
        <w:t>AIS 的技术价值在于提供“强身份、低频率、高稳定”的先验。代码中 AIS 以约 2 Hz 发布，最大作用距离为 240 m，置信度约 0.90，在 radar_sonar_tracker 中作为 source = ais 的检测输入参与轨迹更新。其本质是对物理传感器的语义补强：毫米波/声呐给出物理存在，视觉给出类别，AIS 给出身份、航速和航向</w:t>
      </w:r>
      <w:r>
        <w:rPr>
          <w:rFonts w:hint="eastAsia"/>
        </w:rPr>
        <w:t>。</w:t>
      </w:r>
    </w:p>
    <w:bookmarkEnd w:id="165"/>
    <w:p w14:paraId="6C6E461E">
      <w:pPr>
        <w:pStyle w:val="4"/>
        <w:numPr>
          <w:ilvl w:val="0"/>
          <w:numId w:val="10"/>
        </w:numPr>
        <w:rPr>
          <w:rFonts w:ascii="黑体" w:hAnsi="黑体" w:cs="黑体"/>
        </w:rPr>
      </w:pPr>
      <w:bookmarkStart w:id="166" w:name="u1328c8b2"/>
      <w:bookmarkEnd w:id="166"/>
      <w:bookmarkStart w:id="167" w:name="T0mBi"/>
      <w:r>
        <w:t>动态追踪的实现</w:t>
      </w:r>
    </w:p>
    <w:bookmarkEnd w:id="167"/>
    <w:p w14:paraId="5D84ED06">
      <w:pPr>
        <w:pStyle w:val="7"/>
      </w:pPr>
      <w:bookmarkStart w:id="168" w:name="uba826eed"/>
      <w:r>
        <w:t>传感器层：毫米波雷达输出含功率、SNR、RCS、多普勒速度和方位的点云；声呐输出四向扇区距离点；闸门相机、伪彩相机、STF 切片、BEV、深度相机和 UAV 闸门相机输出带类别和置信度的检测点；AIS 输出结构化船舶身份和运动状态</w:t>
      </w:r>
      <w:r>
        <w:rPr>
          <w:rFonts w:hint="eastAsia"/>
        </w:rPr>
        <w:t>。</w:t>
      </w:r>
    </w:p>
    <w:p w14:paraId="4F85F03F">
      <w:pPr>
        <w:pStyle w:val="7"/>
      </w:pPr>
    </w:p>
    <w:bookmarkEnd w:id="168"/>
    <w:p w14:paraId="605E7E65">
      <w:pPr>
        <w:pStyle w:val="7"/>
      </w:pPr>
      <w:bookmarkStart w:id="169" w:name="u89833269"/>
      <w:bookmarkEnd w:id="169"/>
      <w:bookmarkStart w:id="170" w:name="ud75fcaae"/>
      <w:r>
        <w:t>缓冲层：各模态进入独立时间缓存，声呐额外进行三帧滑动融合；系统按最新时间戳收集同步窗口内的数据，形成当前帧融合点集</w:t>
      </w:r>
      <w:r>
        <w:rPr>
          <w:rFonts w:hint="eastAsia"/>
        </w:rPr>
        <w:t>。</w:t>
      </w:r>
    </w:p>
    <w:p w14:paraId="2423DCE8">
      <w:pPr>
        <w:pStyle w:val="7"/>
      </w:pPr>
    </w:p>
    <w:bookmarkEnd w:id="170"/>
    <w:p w14:paraId="0EDE7F8F">
      <w:pPr>
        <w:pStyle w:val="7"/>
      </w:pPr>
      <w:bookmarkStart w:id="171" w:name="u3aaeb8f4"/>
      <w:bookmarkEnd w:id="171"/>
      <w:bookmarkStart w:id="172" w:name="u2306f7c4"/>
      <w:r>
        <w:t>候选层：融合点集按源权重写入热力图，热力图峰值超过阈值后生成目标候选；已检测对象附近的点会被抑制，避免同一目标重复触发</w:t>
      </w:r>
      <w:r>
        <w:rPr>
          <w:rFonts w:hint="eastAsia"/>
        </w:rPr>
        <w:t>。</w:t>
      </w:r>
    </w:p>
    <w:p w14:paraId="08D04B2C">
      <w:pPr>
        <w:pStyle w:val="7"/>
      </w:pPr>
      <w:r>
        <w:rPr>
          <w:rFonts w:hint="eastAsia"/>
        </w:rPr>
        <w:drawing>
          <wp:inline distT="0" distB="0" distL="114300" distR="114300">
            <wp:extent cx="5273040" cy="3460750"/>
            <wp:effectExtent l="0" t="0" r="10160" b="6350"/>
            <wp:docPr id="44" name="图片 44" descr="heatmap_integrated_mul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heatmap_integrated_multi"/>
                    <pic:cNvPicPr>
                      <a:picLocks noChangeAspect="1"/>
                    </pic:cNvPicPr>
                  </pic:nvPicPr>
                  <pic:blipFill>
                    <a:blip r:embed="rId34"/>
                    <a:stretch>
                      <a:fillRect/>
                    </a:stretch>
                  </pic:blipFill>
                  <pic:spPr>
                    <a:xfrm>
                      <a:off x="0" y="0"/>
                      <a:ext cx="5273040" cy="3460750"/>
                    </a:xfrm>
                    <a:prstGeom prst="rect">
                      <a:avLst/>
                    </a:prstGeom>
                  </pic:spPr>
                </pic:pic>
              </a:graphicData>
            </a:graphic>
          </wp:inline>
        </w:drawing>
      </w:r>
    </w:p>
    <w:p w14:paraId="39E08FA2">
      <w:pPr>
        <w:spacing w:before="312" w:beforeLines="100" w:after="50"/>
        <w:jc w:val="center"/>
      </w:pPr>
      <w:r>
        <w:rPr>
          <w:rFonts w:hint="eastAsia"/>
        </w:rPr>
        <w:t>多模态生成的峰值图</w:t>
      </w:r>
    </w:p>
    <w:p w14:paraId="76F2F99D">
      <w:pPr>
        <w:pStyle w:val="7"/>
      </w:pPr>
    </w:p>
    <w:bookmarkEnd w:id="172"/>
    <w:p w14:paraId="625EEBFA">
      <w:pPr>
        <w:pStyle w:val="7"/>
      </w:pPr>
      <w:bookmarkStart w:id="173" w:name="u7995eed0"/>
      <w:bookmarkEnd w:id="173"/>
      <w:bookmarkStart w:id="174" w:name="u78be1199"/>
      <w:r>
        <w:t>确认层：候选点附近若存在高置信语义点、多源空间点或仿真真值支持，则生成测量值；测量值与已有对象按半径关联，未关联则新建对象，已关联则进入 EKF 更新</w:t>
      </w:r>
      <w:r>
        <w:rPr>
          <w:rFonts w:hint="eastAsia"/>
        </w:rPr>
        <w:t>。</w:t>
      </w:r>
    </w:p>
    <w:p w14:paraId="6E8FBDE5">
      <w:pPr>
        <w:pStyle w:val="7"/>
      </w:pPr>
    </w:p>
    <w:bookmarkEnd w:id="174"/>
    <w:p w14:paraId="1B74DF7F">
      <w:pPr>
        <w:pStyle w:val="7"/>
      </w:pPr>
      <w:bookmarkStart w:id="175" w:name="u8e36d6fb"/>
      <w:bookmarkEnd w:id="175"/>
      <w:bookmarkStart w:id="176" w:name="ua05f1da1"/>
      <w:r>
        <w:t>跟踪层：对象状态使用常速度模型预测，再用距离-方位-高度量测更新。预测解决刷新间隔内目标运动问题，更新解决传感器噪声问题，协方差描述目标状态可信度</w:t>
      </w:r>
      <w:r>
        <w:rPr>
          <w:rFonts w:hint="eastAsia"/>
        </w:rPr>
        <w:t>。</w:t>
      </w:r>
    </w:p>
    <w:p w14:paraId="6DAED4CA">
      <w:pPr>
        <w:pStyle w:val="7"/>
      </w:pPr>
    </w:p>
    <w:bookmarkEnd w:id="176"/>
    <w:p w14:paraId="6726386D">
      <w:pPr>
        <w:pStyle w:val="7"/>
      </w:pPr>
      <w:bookmarkStart w:id="177" w:name="uba0c0282"/>
      <w:bookmarkEnd w:id="177"/>
      <w:bookmarkStart w:id="178" w:name="ub638a4a1"/>
      <w:r>
        <w:t>飞控层：融合热力图候选可发布到 /c3/drone/goal，驱动 UAV 前往目标区域补充观测；UAV 也会根据目标相对无人船的位置发布远程目标状态，作为主控重捕获和远距离追踪的辅助输入</w:t>
      </w:r>
      <w:r>
        <w:rPr>
          <w:rFonts w:hint="eastAsia"/>
        </w:rPr>
        <w:t>。</w:t>
      </w:r>
    </w:p>
    <w:p w14:paraId="404F8EC8">
      <w:pPr>
        <w:pStyle w:val="7"/>
      </w:pPr>
    </w:p>
    <w:bookmarkEnd w:id="178"/>
    <w:p w14:paraId="472558AF">
      <w:pPr>
        <w:pStyle w:val="7"/>
      </w:pPr>
      <w:bookmarkStart w:id="179" w:name="ubc6e6c57"/>
      <w:bookmarkEnd w:id="179"/>
      <w:bookmarkStart w:id="180" w:name="udadad1be"/>
      <w:r>
        <w:t>主控层：无人船优先选择 C3 融合目标，结合 UAV 远程目标与 AIS/模型回退进行锁定；在目标短暂丢失时使用速度外推保持连续追踪；在障碍靠近时加入避障偏置和速度缩放；最终以 /set_entity_state 刷新无人船位姿，实现动态目标跟随</w:t>
      </w:r>
      <w:r>
        <w:rPr>
          <w:rFonts w:hint="eastAsia"/>
        </w:rPr>
        <w:t>。</w:t>
      </w:r>
    </w:p>
    <w:p w14:paraId="7EC81D18">
      <w:pPr>
        <w:pStyle w:val="7"/>
      </w:pPr>
      <w:r>
        <w:rPr>
          <w:rFonts w:hint="eastAsia"/>
        </w:rPr>
        <w:drawing>
          <wp:inline distT="0" distB="0" distL="114300" distR="114300">
            <wp:extent cx="5266690" cy="2962910"/>
            <wp:effectExtent l="0" t="0" r="3810" b="8890"/>
            <wp:docPr id="52" name="图片 52" descr="overall_target_window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overall_target_window_metrics"/>
                    <pic:cNvPicPr>
                      <a:picLocks noChangeAspect="1"/>
                    </pic:cNvPicPr>
                  </pic:nvPicPr>
                  <pic:blipFill>
                    <a:blip r:embed="rId35"/>
                    <a:stretch>
                      <a:fillRect/>
                    </a:stretch>
                  </pic:blipFill>
                  <pic:spPr>
                    <a:xfrm>
                      <a:off x="0" y="0"/>
                      <a:ext cx="5266690" cy="2962910"/>
                    </a:xfrm>
                    <a:prstGeom prst="rect">
                      <a:avLst/>
                    </a:prstGeom>
                  </pic:spPr>
                </pic:pic>
              </a:graphicData>
            </a:graphic>
          </wp:inline>
        </w:drawing>
      </w:r>
    </w:p>
    <w:p w14:paraId="5E1114A8">
      <w:pPr>
        <w:spacing w:before="312" w:beforeLines="100" w:after="50"/>
        <w:jc w:val="center"/>
      </w:pPr>
      <w:r>
        <w:rPr>
          <w:rFonts w:hint="eastAsia"/>
        </w:rPr>
        <w:t>多模态融合追踪与识别效果</w:t>
      </w:r>
    </w:p>
    <w:p w14:paraId="5052634C">
      <w:pPr>
        <w:pStyle w:val="7"/>
      </w:pPr>
    </w:p>
    <w:bookmarkEnd w:id="180"/>
    <w:p w14:paraId="03B83487">
      <w:pPr>
        <w:pStyle w:val="7"/>
      </w:pPr>
      <w:bookmarkStart w:id="181" w:name="ub76f37bf"/>
      <w:bookmarkEnd w:id="181"/>
      <w:bookmarkStart w:id="182" w:name="uf106602a"/>
      <w:r>
        <w:t>整个闭环可以概括为：多源检测 -&gt; 时间缓存 -&gt; 空间热力图 -&gt; 候选确认 -&gt; EKF 状态更新 -&gt; UAV 补盲 -&gt; 主控目标选择 -&gt; 预测跟随与避障 -&gt; 位姿刷新其中毫米波雷达解决远距离几何探测和速度先验，声呐解决近场/侧后方补盲，视觉解决语义分类，深度解决空间约束，UAV 解决高视角补充观测，AIS 解决身份和航向先验，主控负责把融合感知结果转化为持续、稳定、可避障的动态追踪行为</w:t>
      </w:r>
      <w:r>
        <w:rPr>
          <w:rFonts w:hint="eastAsia"/>
        </w:rPr>
        <w:t>。</w:t>
      </w:r>
    </w:p>
    <w:bookmarkEnd w:id="182"/>
    <w:p w14:paraId="4CC3D152">
      <w:pPr>
        <w:spacing w:before="312" w:beforeLines="100" w:after="50" w:line="360" w:lineRule="auto"/>
        <w:jc w:val="center"/>
      </w:pPr>
      <w:bookmarkStart w:id="183" w:name="ud6dfe871"/>
      <w:bookmarkStart w:id="184" w:name="ue466098b"/>
      <w:r>
        <w:rPr>
          <w:rFonts w:ascii="宋体"/>
        </w:rPr>
        <w:drawing>
          <wp:inline distT="0" distB="0" distL="0" distR="0">
            <wp:extent cx="3792855" cy="5709285"/>
            <wp:effectExtent l="0" t="0" r="4445"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36"/>
                    <a:stretch>
                      <a:fillRect/>
                    </a:stretch>
                  </pic:blipFill>
                  <pic:spPr>
                    <a:xfrm>
                      <a:off x="0" y="0"/>
                      <a:ext cx="3793067" cy="5709462"/>
                    </a:xfrm>
                    <a:prstGeom prst="rect">
                      <a:avLst/>
                    </a:prstGeom>
                  </pic:spPr>
                </pic:pic>
              </a:graphicData>
            </a:graphic>
          </wp:inline>
        </w:drawing>
      </w:r>
      <w:bookmarkEnd w:id="183"/>
    </w:p>
    <w:p w14:paraId="0F420C10">
      <w:pPr>
        <w:spacing w:before="312" w:beforeLines="100" w:after="50"/>
        <w:jc w:val="center"/>
      </w:pPr>
      <w:r>
        <w:t>正在实现追踪功能的主船</w:t>
      </w:r>
    </w:p>
    <w:bookmarkEnd w:id="184"/>
    <w:p w14:paraId="73D56A0C">
      <w:pPr>
        <w:pStyle w:val="4"/>
        <w:numPr>
          <w:ilvl w:val="0"/>
          <w:numId w:val="10"/>
        </w:numPr>
        <w:rPr>
          <w:rFonts w:ascii="黑体" w:hAnsi="黑体" w:cs="黑体"/>
        </w:rPr>
      </w:pPr>
      <w:bookmarkStart w:id="185" w:name="fRDCb"/>
      <w:r>
        <w:t>指标计算</w:t>
      </w:r>
    </w:p>
    <w:bookmarkEnd w:id="185"/>
    <w:p w14:paraId="5D523CF4">
      <w:pPr>
        <w:pStyle w:val="7"/>
      </w:pPr>
      <w:bookmarkStart w:id="186" w:name="u5f344770"/>
      <w:r>
        <w:t>检测精度（Precision）和漏检率（Miss Rate）：以 Gazebo 模型状态中的指定目标（evaluation_model_names_）为地面真值，与 detected_objects_ 中的 EKF 跟踪状态做最近邻匹配，匹配门限 8.0 米。TP 为匹配成功的真值数，FP 为未匹配任何真值的检测数，FN 为无匹配检测的真值数</w:t>
      </w:r>
    </w:p>
    <w:bookmarkEnd w:id="186"/>
    <w:p w14:paraId="36F93A60">
      <w:pPr>
        <w:jc w:val="center"/>
        <w:rPr>
          <w:sz w:val="24"/>
        </w:rPr>
      </w:pPr>
      <w:bookmarkStart w:id="187" w:name="u10b4b4b1"/>
      <w:r>
        <w:rPr>
          <w:rFonts w:hint="eastAsia"/>
          <w:sz w:val="24"/>
        </w:rPr>
        <w:t>Precision = TP / (TP + FP)</w:t>
      </w:r>
    </w:p>
    <w:bookmarkEnd w:id="187"/>
    <w:p w14:paraId="124157A2">
      <w:pPr>
        <w:jc w:val="center"/>
        <w:rPr>
          <w:sz w:val="24"/>
        </w:rPr>
      </w:pPr>
      <w:bookmarkStart w:id="188" w:name="u8d526bf6"/>
      <w:r>
        <w:rPr>
          <w:rFonts w:hint="eastAsia"/>
          <w:sz w:val="24"/>
        </w:rPr>
        <w:t>Miss Rate = FN / (TP + FN)</w:t>
      </w:r>
    </w:p>
    <w:bookmarkEnd w:id="188"/>
    <w:p w14:paraId="6FCBA4C3">
      <w:pPr>
        <w:pStyle w:val="7"/>
      </w:pPr>
      <w:bookmarkStart w:id="189" w:name="u5f15e274"/>
      <w:bookmarkEnd w:id="189"/>
      <w:bookmarkStart w:id="190" w:name="u57af395f"/>
      <w:bookmarkEnd w:id="190"/>
      <w:bookmarkStart w:id="191" w:name="u77057349"/>
      <w:r>
        <w:t>分类准确率（Classification Accuracy）：在 TP 匹配对中，统计检测目标 class_id 与真值目标类别一致的占比，反映系统对目标类型的语义判别能力</w:t>
      </w:r>
    </w:p>
    <w:bookmarkEnd w:id="191"/>
    <w:p w14:paraId="727CAE8B">
      <w:pPr>
        <w:jc w:val="center"/>
        <w:rPr>
          <w:sz w:val="24"/>
        </w:rPr>
      </w:pPr>
      <w:bookmarkStart w:id="192" w:name="u5e20a4bd"/>
      <w:r>
        <w:rPr>
          <w:rFonts w:hint="eastAsia"/>
          <w:sz w:val="24"/>
        </w:rPr>
        <w:t>Accuracy = correct_class / TP</w:t>
      </w:r>
    </w:p>
    <w:bookmarkEnd w:id="192"/>
    <w:p w14:paraId="3441054E">
      <w:pPr>
        <w:rPr>
          <w:sz w:val="24"/>
        </w:rPr>
      </w:pPr>
      <w:bookmarkStart w:id="193" w:name="u9e39cb97"/>
      <w:r>
        <w:rPr>
          <w:rFonts w:hint="eastAsia"/>
          <w:sz w:val="24"/>
        </w:rPr>
        <w:t xml:space="preserve"> </w:t>
      </w:r>
    </w:p>
    <w:bookmarkEnd w:id="193"/>
    <w:p w14:paraId="3D755016">
      <w:pPr>
        <w:pStyle w:val="7"/>
      </w:pPr>
      <w:bookmarkStart w:id="194" w:name="u44f56c57"/>
      <w:bookmarkEnd w:id="194"/>
      <w:bookmarkStart w:id="195" w:name="uc1486da0"/>
      <w:r>
        <w:t>误检率（False Positive Rate）：将检测目标与非评估目标（浮标、障碍物等）做关联，若 FP 检测落在非评估目标 8.0 米内则判定为对应其他物体，不计入纯误检。评估系统将杂波误判为目标的倾向</w:t>
      </w:r>
    </w:p>
    <w:bookmarkEnd w:id="195"/>
    <w:p w14:paraId="588E3229">
      <w:pPr>
        <w:jc w:val="center"/>
        <w:rPr>
          <w:sz w:val="24"/>
        </w:rPr>
      </w:pPr>
      <w:bookmarkStart w:id="196" w:name="u122839c0"/>
      <w:r>
        <w:rPr>
          <w:rFonts w:hint="eastAsia"/>
          <w:sz w:val="24"/>
        </w:rPr>
        <w:t>FPR = FP / (TP + FP)</w:t>
      </w:r>
    </w:p>
    <w:bookmarkEnd w:id="196"/>
    <w:p w14:paraId="62272463">
      <w:pPr>
        <w:rPr>
          <w:sz w:val="24"/>
        </w:rPr>
      </w:pPr>
      <w:bookmarkStart w:id="197" w:name="u50170804"/>
      <w:r>
        <w:rPr>
          <w:rFonts w:hint="eastAsia"/>
          <w:sz w:val="24"/>
        </w:rPr>
        <w:t xml:space="preserve"> </w:t>
      </w:r>
    </w:p>
    <w:bookmarkEnd w:id="197"/>
    <w:p w14:paraId="12ABCD79">
      <w:pPr>
        <w:pStyle w:val="7"/>
        <w:rPr>
          <w:ins w:id="2" w:author="孙梦洋" w:date="2026-06-26T10:00:00Z"/>
        </w:rPr>
      </w:pPr>
      <w:bookmarkStart w:id="198" w:name="u1adda09b"/>
      <w:bookmarkEnd w:id="198"/>
      <w:bookmarkStart w:id="199" w:name="ueddb0b60"/>
      <w:r>
        <w:t>单帧处理时间指数（Single-frame Processing Time）：定时器回调开始时记录 std::chrono::steady_clock::now()，处理完成后再次记录，取差值并转换为毫秒，输出到 /c3/perception_metrics，用于评估系统实时性是否满足 8Hz 发布周期要求</w:t>
      </w:r>
      <w:r>
        <w:rPr>
          <w:rFonts w:hint="eastAsia"/>
        </w:rPr>
        <w:t>。</w:t>
      </w:r>
    </w:p>
    <w:p w14:paraId="63F656D3">
      <w:pPr>
        <w:rPr>
          <w:sz w:val="24"/>
        </w:rPr>
      </w:pPr>
    </w:p>
    <w:bookmarkEnd w:id="199"/>
    <w:p w14:paraId="7C6DBB82">
      <w:pPr>
        <w:pStyle w:val="7"/>
      </w:pPr>
      <w:bookmarkStart w:id="200" w:name="u4e2b427c"/>
      <w:bookmarkEnd w:id="200"/>
      <w:bookmarkStart w:id="201" w:name="uc82fce09"/>
      <w:r>
        <w:t>进程内存占用指数（Process Memory）：读取 /proc/self/statm 的物理内存页数，乘以系统页大小（4096 字节）后换算为 MB，作为系统资源占用率的近似度量，用于嵌入式平台部署可行性评估</w:t>
      </w:r>
      <w:r>
        <w:rPr>
          <w:rFonts w:hint="eastAsia"/>
        </w:rPr>
        <w:t>。</w:t>
      </w:r>
    </w:p>
    <w:bookmarkEnd w:id="201"/>
    <w:p w14:paraId="18BF68C8">
      <w:pPr>
        <w:spacing w:before="312" w:beforeLines="100" w:after="50" w:line="360" w:lineRule="auto"/>
        <w:jc w:val="left"/>
      </w:pPr>
      <w:bookmarkStart w:id="202" w:name="u3e0e8c68"/>
      <w:bookmarkStart w:id="203" w:name="uac70884a"/>
      <w:r>
        <w:rPr>
          <w:rFonts w:ascii="宋体"/>
        </w:rPr>
        <w:drawing>
          <wp:inline distT="0" distB="0" distL="0" distR="0">
            <wp:extent cx="5274310" cy="2969260"/>
            <wp:effectExtent l="0" t="0" r="889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37"/>
                    <a:stretch>
                      <a:fillRect/>
                    </a:stretch>
                  </pic:blipFill>
                  <pic:spPr>
                    <a:xfrm>
                      <a:off x="0" y="0"/>
                      <a:ext cx="5274310" cy="2969260"/>
                    </a:xfrm>
                    <a:prstGeom prst="rect">
                      <a:avLst/>
                    </a:prstGeom>
                  </pic:spPr>
                </pic:pic>
              </a:graphicData>
            </a:graphic>
          </wp:inline>
        </w:drawing>
      </w:r>
      <w:bookmarkEnd w:id="202"/>
    </w:p>
    <w:bookmarkEnd w:id="203"/>
    <w:p w14:paraId="0223928F">
      <w:pPr>
        <w:pStyle w:val="2"/>
        <w:numPr>
          <w:ilvl w:val="0"/>
          <w:numId w:val="2"/>
        </w:numPr>
        <w:rPr>
          <w:rFonts w:eastAsia="黑体"/>
        </w:rPr>
      </w:pPr>
      <w:bookmarkStart w:id="204" w:name="uc96cc935"/>
      <w:bookmarkEnd w:id="204"/>
      <w:bookmarkStart w:id="205" w:name="Dk2hc"/>
      <w:r>
        <w:t>总结与展望</w:t>
      </w:r>
    </w:p>
    <w:p w14:paraId="29BA1985">
      <w:pPr>
        <w:pStyle w:val="4"/>
      </w:pPr>
      <w:r>
        <w:rPr>
          <w:rFonts w:hint="eastAsia" w:ascii="黑体" w:hAnsi="黑体" w:cs="黑体"/>
        </w:rPr>
        <w:t>4.1</w:t>
      </w:r>
      <w:r>
        <w:rPr>
          <w:rFonts w:hint="eastAsia"/>
        </w:rPr>
        <w:t>仿真测试指标</w:t>
      </w:r>
    </w:p>
    <w:p w14:paraId="6371C52E">
      <w:pPr>
        <w:pStyle w:val="5"/>
      </w:pPr>
      <w:r>
        <w:rPr>
          <w:rFonts w:hint="eastAsia"/>
        </w:rPr>
        <w:t>4.1.1数据总结与国内外水平比较</w:t>
      </w:r>
    </w:p>
    <w:p w14:paraId="1EA65998">
      <w:pPr>
        <w:pStyle w:val="6"/>
      </w:pPr>
      <w:r>
        <w:rPr>
          <w:rFonts w:hint="eastAsia"/>
        </w:rPr>
        <w:t>4.1.1.1数据总结</w:t>
      </w:r>
    </w:p>
    <w:p w14:paraId="6EC7D490">
      <w:pPr>
        <w:rPr>
          <w:rFonts w:hAnsi="Calibri"/>
          <w:kern w:val="0"/>
          <w:sz w:val="26"/>
          <w:szCs w:val="20"/>
        </w:rPr>
      </w:pPr>
      <w:r>
        <w:rPr>
          <w:rFonts w:hint="eastAsia" w:hAnsi="Calibri"/>
          <w:kern w:val="0"/>
          <w:sz w:val="26"/>
          <w:szCs w:val="20"/>
        </w:rPr>
        <w:t>由下图可见，多模态融合可大大提高了定位与识别的上限。</w:t>
      </w:r>
    </w:p>
    <w:p w14:paraId="033288EF">
      <w:pPr>
        <w:rPr>
          <w:rFonts w:hAnsi="Calibri"/>
          <w:kern w:val="0"/>
          <w:sz w:val="26"/>
          <w:szCs w:val="20"/>
        </w:rPr>
      </w:pPr>
      <w:r>
        <w:rPr>
          <w:rFonts w:hint="eastAsia" w:hAnsi="Calibri"/>
          <w:kern w:val="0"/>
          <w:sz w:val="26"/>
          <w:szCs w:val="20"/>
        </w:rPr>
        <w:t>单一的毫米波雷达与声呐的精准率最佳不超过80%，漏检率最佳情况也不低于20%。</w:t>
      </w:r>
    </w:p>
    <w:p w14:paraId="44BBEC9A">
      <w:pPr>
        <w:rPr>
          <w:rFonts w:hAnsi="Calibri"/>
          <w:kern w:val="0"/>
          <w:sz w:val="26"/>
          <w:szCs w:val="20"/>
        </w:rPr>
      </w:pPr>
      <w:r>
        <w:rPr>
          <w:rFonts w:hint="eastAsia" w:hAnsi="Calibri"/>
          <w:kern w:val="0"/>
          <w:sz w:val="26"/>
          <w:szCs w:val="20"/>
        </w:rPr>
        <w:t>单一的门控相机与深度相机的召回率与精准率不超过60%，多模态融合之后数据一跃飙升近80%。</w:t>
      </w:r>
    </w:p>
    <w:p w14:paraId="78709720">
      <w:pPr>
        <w:rPr>
          <w:rFonts w:hAnsi="Calibri"/>
          <w:kern w:val="0"/>
          <w:sz w:val="26"/>
          <w:szCs w:val="20"/>
        </w:rPr>
      </w:pPr>
      <w:r>
        <w:rPr>
          <w:rFonts w:hint="eastAsia" w:hAnsi="Calibri"/>
          <w:kern w:val="0"/>
          <w:sz w:val="26"/>
          <w:szCs w:val="20"/>
        </w:rPr>
        <w:t>综上所述，多模态融合与飞控协调配合具有较高的可行性，提高了定位与识别的精度。</w:t>
      </w:r>
    </w:p>
    <w:p w14:paraId="1262ACE6">
      <w:pPr>
        <w:pStyle w:val="6"/>
      </w:pPr>
      <w:r>
        <w:rPr>
          <w:rFonts w:hint="eastAsia"/>
        </w:rPr>
        <w:t>4.1.1.2国内外水平比较</w:t>
      </w:r>
    </w:p>
    <w:p w14:paraId="6E8FBA36"/>
    <w:p w14:paraId="1AE78E79">
      <w:r>
        <w:rPr>
          <w:rFonts w:hint="eastAsia"/>
        </w:rPr>
        <w:t>相较国内外常见雷达+视觉、红外+可见光双模融合，本作品面向雾海场景集成毫米波雷达、声呐、门控相机、深度相机与无人机视角，按“雷达/声呐主定位，门控/深度主识别、辅助定位，无人机远距复核”分工，并用1m*1m热力图和30m内外策略统一决策。结果上，融合目标窗口召回95.0%、漏检5.0%、分类准确率95.0%、单帧3.1ms，体现系统级鲁棒性与工程落地优势</w:t>
      </w:r>
    </w:p>
    <w:p w14:paraId="40517E2A">
      <w:pPr>
        <w:pStyle w:val="5"/>
        <w:jc w:val="left"/>
      </w:pPr>
      <w:r>
        <w:rPr>
          <w:rStyle w:val="22"/>
          <w:rFonts w:hint="eastAsia"/>
          <w:b/>
          <w:bCs/>
        </w:rPr>
        <w:t>4.1.2整体测试展示</w:t>
      </w:r>
      <w:r>
        <w:drawing>
          <wp:inline distT="0" distB="0" distL="114300" distR="114300">
            <wp:extent cx="5266690" cy="2962910"/>
            <wp:effectExtent l="0" t="0" r="3810" b="8890"/>
            <wp:docPr id="71" name="图片 71" descr="overall_target_window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overall_target_window_metrics"/>
                    <pic:cNvPicPr>
                      <a:picLocks noChangeAspect="1"/>
                    </pic:cNvPicPr>
                  </pic:nvPicPr>
                  <pic:blipFill>
                    <a:blip r:embed="rId35"/>
                    <a:stretch>
                      <a:fillRect/>
                    </a:stretch>
                  </pic:blipFill>
                  <pic:spPr>
                    <a:xfrm>
                      <a:off x="0" y="0"/>
                      <a:ext cx="5266690" cy="2962910"/>
                    </a:xfrm>
                    <a:prstGeom prst="rect">
                      <a:avLst/>
                    </a:prstGeom>
                  </pic:spPr>
                </pic:pic>
              </a:graphicData>
            </a:graphic>
          </wp:inline>
        </w:drawing>
      </w:r>
      <w:r>
        <w:drawing>
          <wp:inline distT="0" distB="0" distL="114300" distR="114300">
            <wp:extent cx="5266690" cy="2962910"/>
            <wp:effectExtent l="0" t="0" r="3810" b="8890"/>
            <wp:docPr id="72" name="图片 72" descr="vessel_modality_ab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vessel_modality_ablation"/>
                    <pic:cNvPicPr>
                      <a:picLocks noChangeAspect="1"/>
                    </pic:cNvPicPr>
                  </pic:nvPicPr>
                  <pic:blipFill>
                    <a:blip r:embed="rId38"/>
                    <a:stretch>
                      <a:fillRect/>
                    </a:stretch>
                  </pic:blipFill>
                  <pic:spPr>
                    <a:xfrm>
                      <a:off x="0" y="0"/>
                      <a:ext cx="5266690" cy="2962910"/>
                    </a:xfrm>
                    <a:prstGeom prst="rect">
                      <a:avLst/>
                    </a:prstGeom>
                  </pic:spPr>
                </pic:pic>
              </a:graphicData>
            </a:graphic>
          </wp:inline>
        </w:drawing>
      </w:r>
    </w:p>
    <w:p w14:paraId="1161F2AB">
      <w:r>
        <w:drawing>
          <wp:inline distT="0" distB="0" distL="114300" distR="114300">
            <wp:extent cx="5266690" cy="2962910"/>
            <wp:effectExtent l="0" t="0" r="3810" b="8890"/>
            <wp:docPr id="74" name="图片 74" descr="vessel_tracking_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vessel_tracking_timeline"/>
                    <pic:cNvPicPr>
                      <a:picLocks noChangeAspect="1"/>
                    </pic:cNvPicPr>
                  </pic:nvPicPr>
                  <pic:blipFill>
                    <a:blip r:embed="rId39"/>
                    <a:stretch>
                      <a:fillRect/>
                    </a:stretch>
                  </pic:blipFill>
                  <pic:spPr>
                    <a:xfrm>
                      <a:off x="0" y="0"/>
                      <a:ext cx="5266690" cy="2962910"/>
                    </a:xfrm>
                    <a:prstGeom prst="rect">
                      <a:avLst/>
                    </a:prstGeom>
                  </pic:spPr>
                </pic:pic>
              </a:graphicData>
            </a:graphic>
          </wp:inline>
        </w:drawing>
      </w:r>
    </w:p>
    <w:p w14:paraId="75A742B0">
      <w:pPr>
        <w:pStyle w:val="5"/>
      </w:pPr>
      <w:r>
        <w:rPr>
          <w:rFonts w:hint="eastAsia"/>
        </w:rPr>
        <w:t>4.1.3单一相机识别测试指标</w:t>
      </w:r>
    </w:p>
    <w:p w14:paraId="2CB65F76">
      <w:r>
        <w:drawing>
          <wp:inline distT="0" distB="0" distL="114300" distR="114300">
            <wp:extent cx="5266690" cy="2962910"/>
            <wp:effectExtent l="0" t="0" r="3810" b="8890"/>
            <wp:docPr id="76" name="图片 76" descr="gated_camera_target_window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gated_camera_target_window_metrics"/>
                    <pic:cNvPicPr>
                      <a:picLocks noChangeAspect="1"/>
                    </pic:cNvPicPr>
                  </pic:nvPicPr>
                  <pic:blipFill>
                    <a:blip r:embed="rId40"/>
                    <a:stretch>
                      <a:fillRect/>
                    </a:stretch>
                  </pic:blipFill>
                  <pic:spPr>
                    <a:xfrm>
                      <a:off x="0" y="0"/>
                      <a:ext cx="5266690" cy="2962910"/>
                    </a:xfrm>
                    <a:prstGeom prst="rect">
                      <a:avLst/>
                    </a:prstGeom>
                  </pic:spPr>
                </pic:pic>
              </a:graphicData>
            </a:graphic>
          </wp:inline>
        </w:drawing>
      </w:r>
      <w:r>
        <w:drawing>
          <wp:inline distT="0" distB="0" distL="114300" distR="114300">
            <wp:extent cx="5266690" cy="2962910"/>
            <wp:effectExtent l="0" t="0" r="3810" b="8890"/>
            <wp:docPr id="77" name="图片 77" descr="depth_camera_target_window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depth_camera_target_window_metrics"/>
                    <pic:cNvPicPr>
                      <a:picLocks noChangeAspect="1"/>
                    </pic:cNvPicPr>
                  </pic:nvPicPr>
                  <pic:blipFill>
                    <a:blip r:embed="rId41"/>
                    <a:stretch>
                      <a:fillRect/>
                    </a:stretch>
                  </pic:blipFill>
                  <pic:spPr>
                    <a:xfrm>
                      <a:off x="0" y="0"/>
                      <a:ext cx="5266690" cy="2962910"/>
                    </a:xfrm>
                    <a:prstGeom prst="rect">
                      <a:avLst/>
                    </a:prstGeom>
                  </pic:spPr>
                </pic:pic>
              </a:graphicData>
            </a:graphic>
          </wp:inline>
        </w:drawing>
      </w:r>
    </w:p>
    <w:p w14:paraId="6B78FF91">
      <w:pPr>
        <w:pStyle w:val="5"/>
      </w:pPr>
      <w:r>
        <w:rPr>
          <w:rFonts w:hint="eastAsia"/>
        </w:rPr>
        <w:t>4.1.4单一雷达与声呐定位测试指标</w:t>
      </w:r>
    </w:p>
    <w:p w14:paraId="1BF14561">
      <w:r>
        <w:drawing>
          <wp:inline distT="0" distB="0" distL="114300" distR="114300">
            <wp:extent cx="5266690" cy="2962910"/>
            <wp:effectExtent l="0" t="0" r="3810" b="8890"/>
            <wp:docPr id="82" name="图片 82" descr="sonar_target_window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sonar_target_window_metrics"/>
                    <pic:cNvPicPr>
                      <a:picLocks noChangeAspect="1"/>
                    </pic:cNvPicPr>
                  </pic:nvPicPr>
                  <pic:blipFill>
                    <a:blip r:embed="rId42"/>
                    <a:stretch>
                      <a:fillRect/>
                    </a:stretch>
                  </pic:blipFill>
                  <pic:spPr>
                    <a:xfrm>
                      <a:off x="0" y="0"/>
                      <a:ext cx="5266690" cy="2962910"/>
                    </a:xfrm>
                    <a:prstGeom prst="rect">
                      <a:avLst/>
                    </a:prstGeom>
                  </pic:spPr>
                </pic:pic>
              </a:graphicData>
            </a:graphic>
          </wp:inline>
        </w:drawing>
      </w:r>
      <w:r>
        <w:drawing>
          <wp:inline distT="0" distB="0" distL="114300" distR="114300">
            <wp:extent cx="5266690" cy="2962910"/>
            <wp:effectExtent l="0" t="0" r="3810" b="8890"/>
            <wp:docPr id="84" name="图片 84" descr="radar_target_window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radar_target_window_metrics"/>
                    <pic:cNvPicPr>
                      <a:picLocks noChangeAspect="1"/>
                    </pic:cNvPicPr>
                  </pic:nvPicPr>
                  <pic:blipFill>
                    <a:blip r:embed="rId43"/>
                    <a:stretch>
                      <a:fillRect/>
                    </a:stretch>
                  </pic:blipFill>
                  <pic:spPr>
                    <a:xfrm>
                      <a:off x="0" y="0"/>
                      <a:ext cx="5266690" cy="2962910"/>
                    </a:xfrm>
                    <a:prstGeom prst="rect">
                      <a:avLst/>
                    </a:prstGeom>
                  </pic:spPr>
                </pic:pic>
              </a:graphicData>
            </a:graphic>
          </wp:inline>
        </w:drawing>
      </w:r>
    </w:p>
    <w:p w14:paraId="11FF5CB4"/>
    <w:p w14:paraId="0C941D4A"/>
    <w:p w14:paraId="293466B1"/>
    <w:bookmarkEnd w:id="205"/>
    <w:p w14:paraId="5A5460BA">
      <w:pPr>
        <w:pStyle w:val="4"/>
        <w:rPr>
          <w:rFonts w:ascii="黑体" w:hAnsi="黑体" w:cs="黑体"/>
        </w:rPr>
      </w:pPr>
      <w:bookmarkStart w:id="206" w:name="BbRdR"/>
      <w:r>
        <w:rPr>
          <w:rFonts w:hint="eastAsia" w:ascii="黑体" w:hAnsi="黑体" w:cs="黑体"/>
        </w:rPr>
        <w:t>4.2</w:t>
      </w:r>
      <w:r>
        <w:t>创新亮点</w:t>
      </w:r>
    </w:p>
    <w:bookmarkEnd w:id="206"/>
    <w:p w14:paraId="720FA3E6">
      <w:pPr>
        <w:pStyle w:val="5"/>
        <w:rPr>
          <w:rFonts w:ascii="黑体" w:hAnsi="黑体" w:eastAsia="黑体" w:cs="黑体"/>
          <w:b w:val="0"/>
        </w:rPr>
      </w:pPr>
      <w:bookmarkStart w:id="207" w:name="VDbSl"/>
      <w:r>
        <w:rPr>
          <w:rFonts w:hint="eastAsia"/>
        </w:rPr>
        <w:t>4.2.1</w:t>
      </w:r>
      <w:r>
        <w:t>基于物理特性优势互补的四模态异构传感器协同感知架构</w:t>
      </w:r>
    </w:p>
    <w:bookmarkEnd w:id="207"/>
    <w:p w14:paraId="5D0F90B6">
      <w:pPr>
        <w:pStyle w:val="7"/>
      </w:pPr>
      <w:bookmarkStart w:id="208" w:name="ue584d12a"/>
      <w:r>
        <w:t>在获取信息的过程中，本系统集成毫米波雷达、声呐、门控相机与去雾相机四种异构模态</w:t>
      </w:r>
      <w:r>
        <w:rPr>
          <w:rFonts w:hint="eastAsia"/>
        </w:rPr>
        <w:t>。</w:t>
      </w:r>
    </w:p>
    <w:bookmarkEnd w:id="208"/>
    <w:p w14:paraId="392F6E02">
      <w:pPr>
        <w:pStyle w:val="7"/>
      </w:pPr>
      <w:bookmarkStart w:id="209" w:name="u6a5f18d4"/>
      <w:r>
        <w:t>雷达全天候、大范围但稀疏、无语义；</w:t>
      </w:r>
    </w:p>
    <w:bookmarkEnd w:id="209"/>
    <w:p w14:paraId="6B9C1F09">
      <w:pPr>
        <w:pStyle w:val="7"/>
      </w:pPr>
      <w:bookmarkStart w:id="210" w:name="u4947e8b4"/>
      <w:r>
        <w:t>声呐对水下目标敏感但更新慢，获取信息有延迟，且水上信息不明显；</w:t>
      </w:r>
    </w:p>
    <w:bookmarkEnd w:id="210"/>
    <w:p w14:paraId="5F5F9414">
      <w:pPr>
        <w:pStyle w:val="7"/>
      </w:pPr>
      <w:bookmarkStart w:id="211" w:name="u4d761bb6"/>
      <w:r>
        <w:t>门控相机通过距离选通滤除后向散射，在雾天和夜间仍能获取高质量图像，但无纹理色彩信息；</w:t>
      </w:r>
    </w:p>
    <w:bookmarkEnd w:id="211"/>
    <w:p w14:paraId="70C0AE30">
      <w:pPr>
        <w:pStyle w:val="7"/>
      </w:pPr>
      <w:bookmarkStart w:id="212" w:name="ue6495a78"/>
      <w:r>
        <w:t>深度相机在常规天气下提供高分辨率纹理和颜色信息，但受天气影响大</w:t>
      </w:r>
    </w:p>
    <w:bookmarkEnd w:id="212"/>
    <w:p w14:paraId="2AE748FF">
      <w:pPr>
        <w:pStyle w:val="7"/>
      </w:pPr>
      <w:bookmarkStart w:id="213" w:name="ucbdbe8bd"/>
      <w:r>
        <w:t>四者通过时间同步和空间对齐，在BEV网格上完成各模态特征图的叠加，实现物理特性互补，提高</w:t>
      </w:r>
      <w:r>
        <w:rPr>
          <w:rFonts w:hint="eastAsia"/>
        </w:rPr>
        <w:t>数据准确性与稳定性。</w:t>
      </w:r>
    </w:p>
    <w:bookmarkEnd w:id="213"/>
    <w:p w14:paraId="05E82526">
      <w:pPr>
        <w:pStyle w:val="5"/>
        <w:rPr>
          <w:rFonts w:ascii="黑体" w:hAnsi="黑体" w:eastAsia="黑体" w:cs="黑体"/>
          <w:b w:val="0"/>
        </w:rPr>
      </w:pPr>
      <w:bookmarkStart w:id="214" w:name="crNyc"/>
      <w:r>
        <w:rPr>
          <w:rFonts w:hint="eastAsia"/>
        </w:rPr>
        <w:t>4.2.2</w:t>
      </w:r>
      <w:r>
        <w:t>无人机飞控协同的三级远距离感知策略</w:t>
      </w:r>
    </w:p>
    <w:bookmarkEnd w:id="214"/>
    <w:p w14:paraId="35E5D35C">
      <w:pPr>
        <w:pStyle w:val="7"/>
      </w:pPr>
      <w:bookmarkStart w:id="215" w:name="ud5d23f7c"/>
      <w:r>
        <w:t>针对水面目标在远距离下物理识别效果差的问题，本系统采用无人机与无人船异构协同的三级感知策略</w:t>
      </w:r>
      <w:r>
        <w:rPr>
          <w:rFonts w:hint="eastAsia"/>
        </w:rPr>
        <w:t>。</w:t>
      </w:r>
    </w:p>
    <w:bookmarkEnd w:id="215"/>
    <w:p w14:paraId="4CEA3EDF">
      <w:pPr>
        <w:pStyle w:val="7"/>
      </w:pPr>
      <w:bookmarkStart w:id="216" w:name="u9b66345b"/>
      <w:r>
        <w:t>第一级，无人机在船体前方执行椭圆巡逻航线，利用高空视角提供大范围态势概要；</w:t>
      </w:r>
    </w:p>
    <w:bookmarkEnd w:id="216"/>
    <w:p w14:paraId="517AD1AB">
      <w:pPr>
        <w:pStyle w:val="7"/>
      </w:pPr>
      <w:bookmarkStart w:id="217" w:name="u127c644c"/>
      <w:r>
        <w:t>第二级，当热力图在远距离产生候选目标时，无人机前出抵近侦察，利用门控相机的高分辨率图像对目标进行类别确认；</w:t>
      </w:r>
    </w:p>
    <w:bookmarkEnd w:id="217"/>
    <w:p w14:paraId="6FCA7319">
      <w:pPr>
        <w:pStyle w:val="7"/>
      </w:pPr>
      <w:bookmarkStart w:id="218" w:name="ud9853379"/>
      <w:r>
        <w:t>第三级，确认后的目标位置通过无人机回传至船载融合节点，作为先验信息注入EKF跟踪器</w:t>
      </w:r>
      <w:r>
        <w:rPr>
          <w:rFonts w:hint="eastAsia"/>
        </w:rPr>
        <w:t>，</w:t>
      </w:r>
    </w:p>
    <w:bookmarkEnd w:id="218"/>
    <w:p w14:paraId="44AE6817">
      <w:pPr>
        <w:pStyle w:val="7"/>
      </w:pPr>
      <w:bookmarkStart w:id="219" w:name="ucce96b37"/>
      <w:r>
        <w:t>从而为船体主控提供信息，增强远距离的追踪定位与精准识别能力</w:t>
      </w:r>
      <w:r>
        <w:rPr>
          <w:rFonts w:hint="eastAsia"/>
        </w:rPr>
        <w:t>。</w:t>
      </w:r>
    </w:p>
    <w:bookmarkEnd w:id="219"/>
    <w:p w14:paraId="71DC044F">
      <w:pPr>
        <w:pStyle w:val="5"/>
        <w:rPr>
          <w:rFonts w:ascii="黑体" w:hAnsi="黑体" w:eastAsia="黑体" w:cs="黑体"/>
          <w:b w:val="0"/>
        </w:rPr>
      </w:pPr>
      <w:bookmarkStart w:id="220" w:name="CPUgh"/>
      <w:r>
        <w:rPr>
          <w:rFonts w:hint="eastAsia"/>
        </w:rPr>
        <w:t>4.2.3</w:t>
      </w:r>
      <w:r>
        <w:t>多模态空间置信度热力图与BEV多传感器协同表达方法</w:t>
      </w:r>
    </w:p>
    <w:bookmarkEnd w:id="220"/>
    <w:p w14:paraId="209E2F41">
      <w:pPr>
        <w:pStyle w:val="7"/>
      </w:pPr>
      <w:bookmarkStart w:id="221" w:name="u6f16afba"/>
      <w:r>
        <w:t>模态的点云在时间同步和空间对齐后，统一投影到以船体为中心的BEV网格。</w:t>
      </w:r>
    </w:p>
    <w:bookmarkEnd w:id="221"/>
    <w:p w14:paraId="6F87A14F">
      <w:pPr>
        <w:pStyle w:val="7"/>
      </w:pPr>
      <w:bookmarkStart w:id="222" w:name="ub02b98a8"/>
      <w:r>
        <w:t>每个网格单元维护各模态独立的置信度累积槽，单模态累积值经 heatmap_source_cell_cap_（上限1.25）裁剪后求和，得到该网格的多模态融合置信度。热力图最大响应点作为候选目标位置输出，实现多传感器协同的空间表达</w:t>
      </w:r>
      <w:r>
        <w:rPr>
          <w:rFonts w:hint="eastAsia"/>
        </w:rPr>
        <w:t>。</w:t>
      </w:r>
    </w:p>
    <w:bookmarkEnd w:id="222"/>
    <w:p w14:paraId="41444597">
      <w:pPr>
        <w:pStyle w:val="5"/>
        <w:rPr>
          <w:rFonts w:ascii="黑体" w:hAnsi="黑体" w:eastAsia="黑体" w:cs="黑体"/>
          <w:b w:val="0"/>
        </w:rPr>
      </w:pPr>
      <w:bookmarkStart w:id="223" w:name="gMBwg"/>
      <w:r>
        <w:rPr>
          <w:rFonts w:hint="eastAsia"/>
        </w:rPr>
        <w:t>4.2.4</w:t>
      </w:r>
      <w:r>
        <w:t>尝试在近距离船体识别问题中引入门控相机模态</w:t>
      </w:r>
    </w:p>
    <w:bookmarkEnd w:id="223"/>
    <w:p w14:paraId="732E8F4A">
      <w:pPr>
        <w:pStyle w:val="7"/>
      </w:pPr>
      <w:bookmarkStart w:id="224" w:name="u0946eb24"/>
      <w:r>
        <w:t>近距离（&lt;30米）场景下，雷达受海杂波干扰严重，虚警率高；BEV投影因透视畸变导致定位偏移。本系统在近距离识别中引入门控相机作为主要模态之一，利用其距离选通特性，在近距离获得清晰的目标轮廓和语义类别，同时用深度相机点云对检测框进行距离校准，替代纯几何聚类。门控相机与深度相机协同后，近距离目标检测精度由纯雷达方案的低精度大大提高，在以往实验中，门控相机往往作为车载机器出现，这是第一次引入船体系统</w:t>
      </w:r>
      <w:r>
        <w:rPr>
          <w:rFonts w:hint="eastAsia"/>
        </w:rPr>
        <w:t>。</w:t>
      </w:r>
    </w:p>
    <w:bookmarkEnd w:id="224"/>
    <w:p w14:paraId="5C3BF720">
      <w:pPr>
        <w:pStyle w:val="4"/>
        <w:rPr>
          <w:rFonts w:ascii="黑体" w:hAnsi="黑体" w:cs="黑体"/>
        </w:rPr>
      </w:pPr>
      <w:bookmarkStart w:id="225" w:name="ue50c1781"/>
      <w:bookmarkEnd w:id="225"/>
      <w:bookmarkStart w:id="226" w:name="gAwWQ"/>
      <w:r>
        <w:rPr>
          <w:rFonts w:hint="eastAsia" w:ascii="黑体" w:hAnsi="黑体" w:cs="黑体"/>
        </w:rPr>
        <w:t>4.3</w:t>
      </w:r>
      <w:r>
        <w:t>现有理论与技术</w:t>
      </w:r>
    </w:p>
    <w:bookmarkEnd w:id="226"/>
    <w:p w14:paraId="03848063">
      <w:pPr>
        <w:pStyle w:val="7"/>
        <w:numPr>
          <w:ilvl w:val="0"/>
          <w:numId w:val="13"/>
        </w:numPr>
      </w:pPr>
      <w:bookmarkStart w:id="227" w:name="u26b740c4"/>
      <w:r>
        <w:t>Gruber, F. Julca-Aguilar, M. Bijelic, and F. Heide, "Gated2Depth: Real-Time Dense Lidar From Gated Images," in 2019 IEEE/CVF International Conference on Computer Vision (ICCV), 2019.</w:t>
      </w:r>
    </w:p>
    <w:p w14:paraId="0D3E0FD0">
      <w:pPr>
        <w:pStyle w:val="7"/>
        <w:numPr>
          <w:ilvl w:val="0"/>
          <w:numId w:val="13"/>
        </w:numPr>
      </w:pPr>
    </w:p>
    <w:bookmarkEnd w:id="227"/>
    <w:p w14:paraId="20F15ABB">
      <w:pPr>
        <w:pStyle w:val="7"/>
      </w:pPr>
      <w:bookmarkStart w:id="228" w:name="uc2e5e9fb"/>
      <w:bookmarkEnd w:id="228"/>
      <w:bookmarkStart w:id="229" w:name="uafa15117"/>
      <w:r>
        <w:t>Z. Xu, P. Huang, C. Xu, J. Wu, L. Gao, and Y. Lin, "MCEF-NET: A Multimodal Contribution Evaluation Fusion Network for Maritime Target Recognition," IEEE Trans. Geosci. Remote Sens., vol. 63, 2025.</w:t>
      </w:r>
    </w:p>
    <w:p w14:paraId="66328C4D">
      <w:pPr>
        <w:pStyle w:val="7"/>
      </w:pPr>
    </w:p>
    <w:bookmarkEnd w:id="229"/>
    <w:p w14:paraId="3C3D540B">
      <w:pPr>
        <w:pStyle w:val="7"/>
        <w:numPr>
          <w:ilvl w:val="0"/>
          <w:numId w:val="14"/>
        </w:numPr>
      </w:pPr>
      <w:bookmarkStart w:id="230" w:name="u64c66681"/>
      <w:bookmarkEnd w:id="230"/>
      <w:bookmarkStart w:id="231" w:name="u3e8d4487"/>
      <w:r>
        <w:t>Wu, Z. Zhao, and Z. Wang, "META-Unet: Multi-Scale Efficient Transformer Attention Unet for Fast and High-Accuracy Polyp Segmentation," IEEE Trans. Autom. Sci. Eng., vol. 21, no. 3, pp. 4117-4128, Jul. 2024.</w:t>
      </w:r>
    </w:p>
    <w:p w14:paraId="17CDFD52">
      <w:pPr>
        <w:pStyle w:val="7"/>
      </w:pPr>
    </w:p>
    <w:bookmarkEnd w:id="231"/>
    <w:p w14:paraId="547BE5AA">
      <w:pPr>
        <w:pStyle w:val="7"/>
        <w:numPr>
          <w:ilvl w:val="0"/>
          <w:numId w:val="13"/>
        </w:numPr>
      </w:pPr>
      <w:bookmarkStart w:id="232" w:name="u34c987aa"/>
      <w:bookmarkEnd w:id="232"/>
      <w:bookmarkStart w:id="233" w:name="ucecacd62"/>
      <w:r>
        <w:t>Jiang, "Research on an Autonomous Obstacle Recognition and Avoidance Algorithm for Unmanned Vessels Based on Multimodal Sensing," in 2025 4th International Conference on Electronic Electrical Engineering and Automatic Control (EEEAC), 2025.</w:t>
      </w:r>
    </w:p>
    <w:bookmarkEnd w:id="233"/>
    <w:p w14:paraId="30269169">
      <w:pPr>
        <w:pStyle w:val="7"/>
        <w:ind w:firstLine="520" w:firstLineChars="200"/>
      </w:pPr>
      <w:bookmarkStart w:id="234" w:name="ub0a463a9"/>
      <w:bookmarkEnd w:id="234"/>
      <w:bookmarkStart w:id="235" w:name="ua48093ec"/>
    </w:p>
    <w:p w14:paraId="52A53D23">
      <w:pPr>
        <w:pStyle w:val="7"/>
        <w:ind w:firstLine="520" w:firstLineChars="200"/>
      </w:pPr>
      <w:r>
        <w:rPr>
          <w:rFonts w:hint="eastAsia"/>
        </w:rPr>
        <w:t>X. Qi, L. Yuan, and L. Liu, "奇异值分解的HB加权广义互相关时延估计" 信号处理, vol. 34, no. 10, pp. 1160-1169, 2018. DOI:10.16798/j.issn.1003-0530.2018.10.003</w:t>
      </w:r>
    </w:p>
    <w:p w14:paraId="2827594F">
      <w:pPr>
        <w:pStyle w:val="7"/>
      </w:pPr>
    </w:p>
    <w:p w14:paraId="0899ED44">
      <w:pPr>
        <w:pStyle w:val="7"/>
      </w:pPr>
      <w:r>
        <w:t>以及许多已经在工程上证明可行的优化，如yolo模型检测，基于协方差模型的马氏距离，非线性卡尔曼滤波等</w:t>
      </w:r>
      <w:r>
        <w:rPr>
          <w:rFonts w:hint="eastAsia"/>
        </w:rPr>
        <w:t>。</w:t>
      </w:r>
    </w:p>
    <w:bookmarkEnd w:id="235"/>
    <w:p w14:paraId="142FFAB6">
      <w:pPr>
        <w:pStyle w:val="4"/>
        <w:rPr>
          <w:rFonts w:ascii="黑体" w:hAnsi="黑体" w:cs="黑体"/>
        </w:rPr>
      </w:pPr>
      <w:bookmarkStart w:id="236" w:name="xxj2Q"/>
      <w:r>
        <w:rPr>
          <w:rFonts w:hint="eastAsia" w:ascii="黑体" w:hAnsi="黑体" w:cs="黑体"/>
        </w:rPr>
        <w:t>4.4</w:t>
      </w:r>
      <w:r>
        <w:t>不足与展望</w:t>
      </w:r>
    </w:p>
    <w:bookmarkEnd w:id="236"/>
    <w:p w14:paraId="0FB1C3A7">
      <w:pPr>
        <w:pStyle w:val="5"/>
        <w:rPr>
          <w:rFonts w:ascii="黑体" w:hAnsi="黑体" w:eastAsia="黑体" w:cs="黑体"/>
          <w:b w:val="0"/>
        </w:rPr>
      </w:pPr>
      <w:bookmarkStart w:id="237" w:name="ugEuy"/>
      <w:r>
        <w:rPr>
          <w:rFonts w:hint="eastAsia"/>
        </w:rPr>
        <w:t>4.4.1</w:t>
      </w:r>
      <w:r>
        <w:t>训练神经网络热力图，并与当前规则热力图进行同数据消融实验</w:t>
      </w:r>
    </w:p>
    <w:bookmarkEnd w:id="237"/>
    <w:p w14:paraId="31ABA59A">
      <w:pPr>
        <w:pStyle w:val="7"/>
      </w:pPr>
      <w:bookmarkStart w:id="238" w:name="u23d3fc0d"/>
      <w:r>
        <w:t>由于现有gazebo仿真环境精度不足，神经网络无法进行良好的训练，因此在本阶段暂使用传统点云融合的方法吞吐出一张热力图</w:t>
      </w:r>
      <w:r>
        <w:rPr>
          <w:rFonts w:hint="eastAsia"/>
        </w:rPr>
        <w:t>。</w:t>
      </w:r>
    </w:p>
    <w:bookmarkEnd w:id="238"/>
    <w:p w14:paraId="20FCC6CF">
      <w:pPr>
        <w:pStyle w:val="7"/>
      </w:pPr>
      <w:bookmarkStart w:id="239" w:name="u0d5ba0e9"/>
      <w:r>
        <w:t>解决思路：在下阶段的比赛中，学习更高精度的仿真平台，如基于虚幻引擎开发的CARLA平台或unity平台，获取数据集</w:t>
      </w:r>
      <w:r>
        <w:rPr>
          <w:rFonts w:hint="eastAsia"/>
        </w:rPr>
        <w:t>。</w:t>
      </w:r>
    </w:p>
    <w:bookmarkEnd w:id="239"/>
    <w:p w14:paraId="1C63C014">
      <w:pPr>
        <w:pStyle w:val="5"/>
      </w:pPr>
      <w:bookmarkStart w:id="240" w:name="z8Ch7"/>
      <w:r>
        <w:rPr>
          <w:rFonts w:hint="eastAsia"/>
        </w:rPr>
        <w:t>4.4.2</w:t>
      </w:r>
      <w:r>
        <w:t>实现门控相机与深度相机克服视角畸变问题，拼凑出全局图</w:t>
      </w:r>
    </w:p>
    <w:bookmarkEnd w:id="240"/>
    <w:p w14:paraId="39CC80AE">
      <w:pPr>
        <w:pStyle w:val="7"/>
      </w:pPr>
      <w:bookmarkStart w:id="241" w:name="ud2c91dfc"/>
      <w:r>
        <w:t>门控相机与深度相机各自独立观测时，均存在由镜头和投影模型引入的透视畸变，且两者观测视角存在差异，直接叠加会导致目标位置在 BEV 空间中出现偏移和重影，无法形成统一的局部环境表征，也就无法在全局BEV图与毫米波雷达和声呐范围一致</w:t>
      </w:r>
      <w:r>
        <w:rPr>
          <w:rFonts w:hint="eastAsia"/>
        </w:rPr>
        <w:t>。</w:t>
      </w:r>
    </w:p>
    <w:bookmarkEnd w:id="241"/>
    <w:p w14:paraId="75715CA3">
      <w:pPr>
        <w:pStyle w:val="7"/>
      </w:pPr>
      <w:bookmarkStart w:id="242" w:name="u080efb42"/>
      <w:r>
        <w:t>解决思路：查找相关资料，拟通过双相机外参标定将深度点云投影至门控图像获取稠密深度，替代单目估计，使检测框同时具备语义和精确距离，再反投影至BEV并利用帧间位姿拼接多帧点云，实现共视融合</w:t>
      </w:r>
      <w:r>
        <w:rPr>
          <w:rFonts w:hint="eastAsia"/>
        </w:rPr>
        <w:t>。</w:t>
      </w:r>
    </w:p>
    <w:bookmarkEnd w:id="242"/>
    <w:p w14:paraId="18FBD9B8">
      <w:pPr>
        <w:pStyle w:val="5"/>
        <w:rPr>
          <w:rFonts w:ascii="黑体" w:hAnsi="黑体" w:eastAsia="黑体" w:cs="黑体"/>
          <w:b w:val="0"/>
        </w:rPr>
      </w:pPr>
      <w:bookmarkStart w:id="243" w:name="iLKGz"/>
      <w:r>
        <w:rPr>
          <w:rFonts w:hint="eastAsia"/>
        </w:rPr>
        <w:t>4.4.3</w:t>
      </w:r>
      <w:r>
        <w:t>门控相机识别方法单一yolo检测方法加入pointpillar等点云识别方法</w:t>
      </w:r>
    </w:p>
    <w:bookmarkEnd w:id="243"/>
    <w:p w14:paraId="10DC2F1B">
      <w:pPr>
        <w:pStyle w:val="7"/>
      </w:pPr>
      <w:bookmarkStart w:id="244" w:name="u2afbaf6d"/>
      <w:r>
        <w:t>门控伪彩色 YOLO 数据量仍偏少，Recall 还不够</w:t>
      </w:r>
      <w:r>
        <w:rPr>
          <w:rFonts w:hint="eastAsia"/>
        </w:rPr>
        <w:t>稳定。</w:t>
      </w:r>
    </w:p>
    <w:bookmarkEnd w:id="244"/>
    <w:p w14:paraId="6A07C851">
      <w:pPr>
        <w:pStyle w:val="7"/>
      </w:pPr>
      <w:bookmarkStart w:id="245" w:name="u0af44fdc"/>
      <w:r>
        <w:t>解决思路：后续一方面要提高数据集标注质量，另一方面引入新的识别模型方法，比如专门使用点云进行识别的pointpillar方法</w:t>
      </w:r>
      <w:r>
        <w:rPr>
          <w:rFonts w:hint="eastAsia"/>
        </w:rPr>
        <w:t>。</w:t>
      </w:r>
    </w:p>
    <w:bookmarkEnd w:id="245"/>
    <w:p w14:paraId="479CBD64">
      <w:pPr>
        <w:pStyle w:val="4"/>
        <w:rPr>
          <w:rFonts w:ascii="黑体" w:hAnsi="黑体" w:cs="黑体"/>
        </w:rPr>
      </w:pPr>
      <w:bookmarkStart w:id="246" w:name="D5Sap"/>
      <w:r>
        <w:rPr>
          <w:rFonts w:hint="eastAsia" w:ascii="黑体" w:hAnsi="黑体" w:cs="黑体"/>
        </w:rPr>
        <w:t>4.5代码使用</w:t>
      </w:r>
    </w:p>
    <w:bookmarkEnd w:id="246"/>
    <w:p w14:paraId="631A89BB">
      <w:pPr>
        <w:pStyle w:val="5"/>
        <w:rPr>
          <w:rFonts w:ascii="黑体" w:hAnsi="黑体" w:eastAsia="黑体" w:cs="黑体"/>
          <w:b w:val="0"/>
        </w:rPr>
      </w:pPr>
      <w:bookmarkStart w:id="247" w:name="DWwbk"/>
      <w:r>
        <w:rPr>
          <w:rFonts w:hint="eastAsia"/>
        </w:rPr>
        <w:t>4.5.1</w:t>
      </w:r>
      <w:r>
        <w:t>环境与编译</w:t>
      </w:r>
    </w:p>
    <w:bookmarkEnd w:id="247"/>
    <w:p w14:paraId="0C22B410">
      <w:pPr>
        <w:pStyle w:val="7"/>
      </w:pPr>
      <w:bookmarkStart w:id="248" w:name="u67d0909b"/>
      <w:r>
        <w:t>安装 Ubuntu 22.04、ROS 2 Humble、Gazebo 11、VRX/WAM-V 相关依赖、OpenCV 和 ONNX Runtime。</w:t>
      </w:r>
    </w:p>
    <w:bookmarkEnd w:id="248"/>
    <w:p w14:paraId="2A627738">
      <w:pPr>
        <w:pStyle w:val="7"/>
      </w:pPr>
      <w:bookmarkStart w:id="249" w:name="uf1b1deee"/>
      <w:r>
        <w:t>把工作空间放在本地目录，并确认两个模型文件位于工程模型目录。</w:t>
      </w:r>
    </w:p>
    <w:bookmarkEnd w:id="249"/>
    <w:p w14:paraId="1E847C08">
      <w:pPr>
        <w:pStyle w:val="7"/>
      </w:pPr>
      <w:bookmarkStart w:id="250" w:name="udd537374"/>
      <w:r>
        <w:t>在工作空间根目录执行：</w:t>
      </w:r>
    </w:p>
    <w:bookmarkEnd w:id="250"/>
    <w:p w14:paraId="5B970CD5">
      <w:pPr>
        <w:pStyle w:val="7"/>
        <w:widowControl/>
        <w:pBdr>
          <w:top w:val="single" w:color="000000" w:themeColor="text1" w:sz="4" w:space="1"/>
          <w:left w:val="single" w:color="000000" w:themeColor="text1" w:sz="4" w:space="4"/>
          <w:bottom w:val="single" w:color="000000" w:themeColor="text1" w:sz="4" w:space="1"/>
          <w:right w:val="single" w:color="000000" w:themeColor="text1" w:sz="4" w:space="4"/>
        </w:pBdr>
        <w:rPr>
          <w:color w:val="000000"/>
        </w:rPr>
      </w:pPr>
      <w:bookmarkStart w:id="251" w:name="XdCkH"/>
      <w:r>
        <w:rPr>
          <w:rFonts w:hint="eastAsia"/>
          <w:color w:val="000000"/>
        </w:rPr>
        <w:t>cd ~/usv_ws</w:t>
      </w:r>
    </w:p>
    <w:p w14:paraId="4CD41D9F">
      <w:pPr>
        <w:pStyle w:val="7"/>
        <w:widowControl/>
        <w:pBdr>
          <w:top w:val="single" w:color="000000" w:themeColor="text1" w:sz="4" w:space="1"/>
          <w:left w:val="single" w:color="000000" w:themeColor="text1" w:sz="4" w:space="4"/>
          <w:bottom w:val="single" w:color="000000" w:themeColor="text1" w:sz="4" w:space="1"/>
          <w:right w:val="single" w:color="000000" w:themeColor="text1" w:sz="4" w:space="4"/>
        </w:pBdr>
        <w:rPr>
          <w:color w:val="000000"/>
        </w:rPr>
      </w:pPr>
      <w:r>
        <w:rPr>
          <w:rFonts w:hint="eastAsia"/>
          <w:color w:val="000000"/>
        </w:rPr>
        <w:t>export USV_WS="$(pwd)"</w:t>
      </w:r>
    </w:p>
    <w:p w14:paraId="0081393A">
      <w:pPr>
        <w:pStyle w:val="7"/>
        <w:widowControl/>
        <w:pBdr>
          <w:top w:val="single" w:color="000000" w:themeColor="text1" w:sz="4" w:space="1"/>
          <w:left w:val="single" w:color="000000" w:themeColor="text1" w:sz="4" w:space="4"/>
          <w:bottom w:val="single" w:color="000000" w:themeColor="text1" w:sz="4" w:space="1"/>
          <w:right w:val="single" w:color="000000" w:themeColor="text1" w:sz="4" w:space="4"/>
        </w:pBdr>
        <w:rPr>
          <w:color w:val="000000"/>
        </w:rPr>
      </w:pPr>
      <w:r>
        <w:rPr>
          <w:rFonts w:hint="eastAsia"/>
          <w:color w:val="000000"/>
        </w:rPr>
        <w:t>./scripts/build_clean_env.sh</w:t>
      </w:r>
    </w:p>
    <w:p w14:paraId="787D1F16">
      <w:pPr>
        <w:pStyle w:val="7"/>
        <w:widowControl/>
        <w:pBdr>
          <w:top w:val="single" w:color="000000" w:themeColor="text1" w:sz="4" w:space="1"/>
          <w:left w:val="single" w:color="000000" w:themeColor="text1" w:sz="4" w:space="4"/>
          <w:bottom w:val="single" w:color="000000" w:themeColor="text1" w:sz="4" w:space="1"/>
          <w:right w:val="single" w:color="000000" w:themeColor="text1" w:sz="4" w:space="4"/>
        </w:pBdr>
      </w:pPr>
      <w:r>
        <w:rPr>
          <w:rFonts w:hint="eastAsia"/>
          <w:color w:val="000000"/>
        </w:rPr>
        <w:t>source install/setup.bash</w:t>
      </w:r>
    </w:p>
    <w:bookmarkEnd w:id="251"/>
    <w:p w14:paraId="731E97F6">
      <w:pPr>
        <w:widowControl/>
        <w:spacing w:line="300" w:lineRule="auto"/>
        <w:rPr>
          <w:rFonts w:hAnsi="Calibri"/>
          <w:sz w:val="26"/>
        </w:rPr>
      </w:pPr>
      <w:bookmarkStart w:id="252" w:name="PB0H8"/>
      <w:r>
        <w:rPr>
          <w:rFonts w:hint="eastAsia" w:hAnsi="Calibri"/>
          <w:color w:val="000000"/>
          <w:sz w:val="26"/>
        </w:rPr>
        <w:t>如果提示./scripts/build_clean_env.sh: 没有那个文件或目录，说明你当前不在usv_ws根目录，或者${USV_WS}没有正确设置。先检查：</w:t>
      </w:r>
    </w:p>
    <w:p w14:paraId="77B89F3E">
      <w:pPr>
        <w:widowControl/>
        <w:spacing w:line="300" w:lineRule="auto"/>
        <w:rPr>
          <w:rFonts w:hAnsi="Calibri"/>
          <w:color w:val="000000"/>
          <w:sz w:val="26"/>
        </w:rPr>
      </w:pPr>
      <w:r>
        <w:rPr>
          <w:rFonts w:hint="eastAsia" w:hAnsi="Calibri"/>
          <w:color w:val="000000"/>
          <w:sz w:val="26"/>
        </w:rPr>
        <w:t>Pwd</w:t>
      </w:r>
    </w:p>
    <w:p w14:paraId="00C1F681">
      <w:pPr>
        <w:widowControl/>
        <w:spacing w:line="300" w:lineRule="auto"/>
        <w:rPr>
          <w:rFonts w:hAnsi="Calibri"/>
          <w:sz w:val="26"/>
        </w:rPr>
      </w:pPr>
      <w:r>
        <w:rPr>
          <w:rFonts w:hint="eastAsia" w:hAnsi="Calibri"/>
          <w:color w:val="000000"/>
          <w:sz w:val="26"/>
        </w:rPr>
        <w:t>ls scripts/build_clean_env.sh</w:t>
      </w:r>
    </w:p>
    <w:p w14:paraId="2C1A5269">
      <w:pPr>
        <w:widowControl/>
        <w:spacing w:line="300" w:lineRule="auto"/>
        <w:rPr>
          <w:rFonts w:hAnsi="Calibri"/>
          <w:sz w:val="26"/>
        </w:rPr>
      </w:pPr>
      <w:r>
        <w:rPr>
          <w:rFonts w:hint="eastAsia" w:hAnsi="Calibri"/>
          <w:color w:val="000000"/>
          <w:sz w:val="26"/>
        </w:rPr>
        <w:t>正确的pwd应类似$HOME/usv_ws，并且能够看到src/、scripts/、Readme.md。如果进入工程目录后提示符变成了~，通常是工程路径变量为空或路径写错；请重新设置：</w:t>
      </w:r>
    </w:p>
    <w:p w14:paraId="08D84BAF">
      <w:pPr>
        <w:widowControl/>
        <w:spacing w:line="300" w:lineRule="auto"/>
        <w:rPr>
          <w:rFonts w:hAnsi="Calibri"/>
          <w:color w:val="000000"/>
          <w:sz w:val="26"/>
        </w:rPr>
      </w:pPr>
      <w:r>
        <w:rPr>
          <w:rFonts w:hint="eastAsia" w:hAnsi="Calibri"/>
          <w:color w:val="000000"/>
          <w:sz w:val="26"/>
        </w:rPr>
        <w:t>cd ~/usv_ws</w:t>
      </w:r>
    </w:p>
    <w:p w14:paraId="6CDC26C4">
      <w:pPr>
        <w:widowControl/>
        <w:spacing w:line="300" w:lineRule="auto"/>
        <w:rPr>
          <w:rFonts w:hAnsi="Calibri"/>
          <w:color w:val="000000"/>
          <w:sz w:val="26"/>
        </w:rPr>
      </w:pPr>
      <w:r>
        <w:rPr>
          <w:rFonts w:hint="eastAsia" w:hAnsi="Calibri"/>
          <w:color w:val="000000"/>
          <w:sz w:val="26"/>
        </w:rPr>
        <w:t>export USV_WS="$(pwd)"</w:t>
      </w:r>
    </w:p>
    <w:p w14:paraId="54C81983"/>
    <w:p w14:paraId="1B8792D4">
      <w:pPr>
        <w:pStyle w:val="5"/>
        <w:rPr>
          <w:rFonts w:ascii="黑体" w:hAnsi="黑体" w:eastAsia="黑体" w:cs="黑体"/>
          <w:b w:val="0"/>
        </w:rPr>
      </w:pPr>
      <w:r>
        <w:rPr>
          <w:rFonts w:hint="eastAsia"/>
        </w:rPr>
        <w:t>4.5.2</w:t>
      </w:r>
      <w:r>
        <w:t>启动仿真</w:t>
      </w:r>
    </w:p>
    <w:bookmarkEnd w:id="252"/>
    <w:p w14:paraId="3B18997F">
      <w:pPr>
        <w:pStyle w:val="7"/>
        <w:widowControl/>
        <w:pBdr>
          <w:top w:val="single" w:color="000000" w:themeColor="text1" w:sz="4" w:space="1"/>
          <w:left w:val="single" w:color="000000" w:themeColor="text1" w:sz="4" w:space="4"/>
          <w:bottom w:val="single" w:color="000000" w:themeColor="text1" w:sz="4" w:space="1"/>
          <w:right w:val="single" w:color="000000" w:themeColor="text1" w:sz="4" w:space="4"/>
        </w:pBdr>
      </w:pPr>
      <w:bookmarkStart w:id="253" w:name="TzQtr"/>
      <w:r>
        <w:rPr>
          <w:color w:val="000000"/>
        </w:rPr>
        <w:t>ros2 launch usv_bringup sim.launch.py</w:t>
      </w:r>
    </w:p>
    <w:bookmarkEnd w:id="253"/>
    <w:p w14:paraId="39C565BE">
      <w:pPr>
        <w:pStyle w:val="5"/>
        <w:rPr>
          <w:rFonts w:ascii="黑体" w:hAnsi="黑体" w:eastAsia="黑体" w:cs="黑体"/>
          <w:b w:val="0"/>
        </w:rPr>
      </w:pPr>
      <w:bookmarkStart w:id="254" w:name="JsGBU"/>
      <w:r>
        <w:rPr>
          <w:rFonts w:hint="eastAsia"/>
        </w:rPr>
        <w:t>4.5.3</w:t>
      </w:r>
      <w:r>
        <w:t>若部署失败，可按照下面顺序分层检查问题</w:t>
      </w:r>
    </w:p>
    <w:bookmarkEnd w:id="254"/>
    <w:p w14:paraId="64DD043C">
      <w:pPr>
        <w:pStyle w:val="7"/>
      </w:pPr>
      <w:bookmarkStart w:id="255" w:name="udd5b182d"/>
      <w:r>
        <w:t>检查原始传感器是否出帧，确认问题不是传感器或 Gazebo 插件未启动</w:t>
      </w:r>
    </w:p>
    <w:bookmarkEnd w:id="255"/>
    <w:p w14:paraId="0DF86650">
      <w:pPr>
        <w:pStyle w:val="7"/>
      </w:pPr>
      <w:bookmarkStart w:id="256" w:name="u5751a886"/>
      <w:r>
        <w:t>检查普通相机、门控伪彩色、深度相机和无人机识别图，确认 YOLO 是否产生 bbox</w:t>
      </w:r>
    </w:p>
    <w:bookmarkEnd w:id="256"/>
    <w:p w14:paraId="0D79CFDA">
      <w:pPr>
        <w:pStyle w:val="7"/>
      </w:pPr>
      <w:bookmarkStart w:id="257" w:name="u7329a4a0"/>
      <w:r>
        <w:t>检查 bbox 是否得到有效深度；有二维框但无三维点时，应优先检查深度对齐和 ROI</w:t>
      </w:r>
    </w:p>
    <w:bookmarkEnd w:id="257"/>
    <w:p w14:paraId="152787EF">
      <w:pPr>
        <w:pStyle w:val="7"/>
      </w:pPr>
      <w:bookmarkStart w:id="258" w:name="u37d5e2c2"/>
      <w:r>
        <w:t>检查四路缓存点云，确认时间窗和坐标系没有删除有效点</w:t>
      </w:r>
    </w:p>
    <w:bookmarkEnd w:id="258"/>
    <w:p w14:paraId="289695F8">
      <w:pPr>
        <w:pStyle w:val="7"/>
      </w:pPr>
      <w:bookmarkStart w:id="259" w:name="ue7a216ce"/>
      <w:r>
        <w:t>检查综合点云和热力图，确认候选点位于真实目标附近</w:t>
      </w:r>
    </w:p>
    <w:bookmarkEnd w:id="259"/>
    <w:p w14:paraId="34042323">
      <w:pPr>
        <w:pStyle w:val="7"/>
      </w:pPr>
      <w:bookmarkStart w:id="260" w:name="ucbef7486"/>
      <w:r>
        <w:t>检查无人机目标点、飞行轨迹和二次确认结果</w:t>
      </w:r>
    </w:p>
    <w:bookmarkEnd w:id="260"/>
    <w:p w14:paraId="1DC4B99A">
      <w:pPr>
        <w:pStyle w:val="7"/>
      </w:pPr>
      <w:r>
        <w:t>检查目标库和评价指标，确认目标类别编号与独立目标编号没有混用</w:t>
      </w:r>
    </w:p>
    <w:p w14:paraId="1F111227">
      <w:pPr>
        <w:pStyle w:val="2"/>
        <w:numPr>
          <w:ilvl w:val="0"/>
          <w:numId w:val="2"/>
        </w:numPr>
      </w:pPr>
      <w:r>
        <w:rPr>
          <w:rFonts w:hint="eastAsia"/>
        </w:rPr>
        <w:t>附件相关</w:t>
      </w:r>
    </w:p>
    <w:p w14:paraId="6CF22766">
      <w:pPr>
        <w:pStyle w:val="4"/>
        <w:rPr>
          <w:rFonts w:ascii="黑体" w:hAnsi="黑体" w:cs="黑体"/>
        </w:rPr>
      </w:pPr>
      <w:r>
        <w:rPr>
          <w:rFonts w:hint="eastAsia" w:ascii="黑体" w:hAnsi="黑体" w:cs="黑体"/>
        </w:rPr>
        <w:t>5.1中国造船工程学会会员证</w:t>
      </w:r>
    </w:p>
    <w:p w14:paraId="20DE6DF7">
      <w:pPr>
        <w:rPr>
          <w:rFonts w:ascii="宋体" w:hAnsi="宋体" w:cs="宋体"/>
          <w:sz w:val="24"/>
        </w:rPr>
      </w:pPr>
      <w:r>
        <w:rPr>
          <w:rFonts w:ascii="宋体" w:hAnsi="宋体" w:cs="宋体"/>
          <w:sz w:val="24"/>
        </w:rPr>
        <w:drawing>
          <wp:inline distT="0" distB="0" distL="114300" distR="114300">
            <wp:extent cx="5198110" cy="7341870"/>
            <wp:effectExtent l="0" t="0" r="8890" b="11430"/>
            <wp:docPr id="5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descr="IMG_256"/>
                    <pic:cNvPicPr>
                      <a:picLocks noChangeAspect="1"/>
                    </pic:cNvPicPr>
                  </pic:nvPicPr>
                  <pic:blipFill>
                    <a:blip r:embed="rId44"/>
                    <a:stretch>
                      <a:fillRect/>
                    </a:stretch>
                  </pic:blipFill>
                  <pic:spPr>
                    <a:xfrm>
                      <a:off x="0" y="0"/>
                      <a:ext cx="5198110" cy="7341870"/>
                    </a:xfrm>
                    <a:prstGeom prst="rect">
                      <a:avLst/>
                    </a:prstGeom>
                    <a:noFill/>
                    <a:ln w="9525">
                      <a:noFill/>
                    </a:ln>
                  </pic:spPr>
                </pic:pic>
              </a:graphicData>
            </a:graphic>
          </wp:inline>
        </w:drawing>
      </w:r>
      <w:r>
        <w:rPr>
          <w:rFonts w:ascii="宋体" w:hAnsi="宋体" w:cs="宋体"/>
          <w:sz w:val="24"/>
        </w:rPr>
        <w:drawing>
          <wp:inline distT="0" distB="0" distL="114300" distR="114300">
            <wp:extent cx="5207635" cy="7356475"/>
            <wp:effectExtent l="0" t="0" r="12065" b="9525"/>
            <wp:docPr id="5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 descr="IMG_256"/>
                    <pic:cNvPicPr>
                      <a:picLocks noChangeAspect="1"/>
                    </pic:cNvPicPr>
                  </pic:nvPicPr>
                  <pic:blipFill>
                    <a:blip r:embed="rId45"/>
                    <a:stretch>
                      <a:fillRect/>
                    </a:stretch>
                  </pic:blipFill>
                  <pic:spPr>
                    <a:xfrm>
                      <a:off x="0" y="0"/>
                      <a:ext cx="5207635" cy="7356475"/>
                    </a:xfrm>
                    <a:prstGeom prst="rect">
                      <a:avLst/>
                    </a:prstGeom>
                    <a:noFill/>
                    <a:ln w="9525">
                      <a:noFill/>
                    </a:ln>
                  </pic:spPr>
                </pic:pic>
              </a:graphicData>
            </a:graphic>
          </wp:inline>
        </w:drawing>
      </w:r>
      <w:r>
        <w:rPr>
          <w:rFonts w:hint="eastAsia" w:ascii="宋体" w:hAnsi="宋体" w:cs="宋体"/>
          <w:sz w:val="24"/>
        </w:rPr>
        <w:drawing>
          <wp:inline distT="0" distB="0" distL="114300" distR="114300">
            <wp:extent cx="5271770" cy="7444740"/>
            <wp:effectExtent l="0" t="0" r="11430" b="10160"/>
            <wp:docPr id="58" name="图片 58" descr="下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下载"/>
                    <pic:cNvPicPr>
                      <a:picLocks noChangeAspect="1"/>
                    </pic:cNvPicPr>
                  </pic:nvPicPr>
                  <pic:blipFill>
                    <a:blip r:embed="rId46"/>
                    <a:stretch>
                      <a:fillRect/>
                    </a:stretch>
                  </pic:blipFill>
                  <pic:spPr>
                    <a:xfrm>
                      <a:off x="0" y="0"/>
                      <a:ext cx="5271770" cy="7444740"/>
                    </a:xfrm>
                    <a:prstGeom prst="rect">
                      <a:avLst/>
                    </a:prstGeom>
                  </pic:spPr>
                </pic:pic>
              </a:graphicData>
            </a:graphic>
          </wp:inline>
        </w:drawing>
      </w:r>
      <w:r>
        <w:rPr>
          <w:rFonts w:ascii="宋体" w:hAnsi="宋体" w:cs="宋体"/>
          <w:sz w:val="24"/>
        </w:rPr>
        <w:drawing>
          <wp:inline distT="0" distB="0" distL="114300" distR="114300">
            <wp:extent cx="5213350" cy="7362825"/>
            <wp:effectExtent l="0" t="0" r="6350" b="3175"/>
            <wp:docPr id="59"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 descr="IMG_256"/>
                    <pic:cNvPicPr>
                      <a:picLocks noChangeAspect="1"/>
                    </pic:cNvPicPr>
                  </pic:nvPicPr>
                  <pic:blipFill>
                    <a:blip r:embed="rId47"/>
                    <a:stretch>
                      <a:fillRect/>
                    </a:stretch>
                  </pic:blipFill>
                  <pic:spPr>
                    <a:xfrm>
                      <a:off x="0" y="0"/>
                      <a:ext cx="5213350" cy="7362825"/>
                    </a:xfrm>
                    <a:prstGeom prst="rect">
                      <a:avLst/>
                    </a:prstGeom>
                    <a:noFill/>
                    <a:ln w="9525">
                      <a:noFill/>
                    </a:ln>
                  </pic:spPr>
                </pic:pic>
              </a:graphicData>
            </a:graphic>
          </wp:inline>
        </w:drawing>
      </w:r>
    </w:p>
    <w:p w14:paraId="102D6497">
      <w:pPr>
        <w:rPr>
          <w:rFonts w:ascii="宋体" w:hAnsi="宋体" w:cs="宋体"/>
          <w:sz w:val="24"/>
        </w:rPr>
      </w:pPr>
      <w:r>
        <w:rPr>
          <w:rFonts w:ascii="宋体" w:hAnsi="宋体" w:cs="宋体"/>
          <w:sz w:val="24"/>
        </w:rPr>
        <w:drawing>
          <wp:inline distT="0" distB="0" distL="114300" distR="114300">
            <wp:extent cx="5203825" cy="7351395"/>
            <wp:effectExtent l="0" t="0" r="3175" b="1905"/>
            <wp:docPr id="6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descr="IMG_256"/>
                    <pic:cNvPicPr>
                      <a:picLocks noChangeAspect="1"/>
                    </pic:cNvPicPr>
                  </pic:nvPicPr>
                  <pic:blipFill>
                    <a:blip r:embed="rId48"/>
                    <a:stretch>
                      <a:fillRect/>
                    </a:stretch>
                  </pic:blipFill>
                  <pic:spPr>
                    <a:xfrm>
                      <a:off x="0" y="0"/>
                      <a:ext cx="5203825" cy="7351395"/>
                    </a:xfrm>
                    <a:prstGeom prst="rect">
                      <a:avLst/>
                    </a:prstGeom>
                    <a:noFill/>
                    <a:ln w="9525">
                      <a:noFill/>
                    </a:ln>
                  </pic:spPr>
                </pic:pic>
              </a:graphicData>
            </a:graphic>
          </wp:inline>
        </w:drawing>
      </w:r>
    </w:p>
    <w:p w14:paraId="3878AFC0">
      <w:pPr>
        <w:rPr>
          <w:rFonts w:ascii="宋体" w:hAnsi="宋体" w:cs="宋体"/>
          <w:sz w:val="24"/>
        </w:rPr>
      </w:pPr>
    </w:p>
    <w:p w14:paraId="08FB29C0">
      <w:pPr>
        <w:rPr>
          <w:rFonts w:ascii="宋体" w:hAnsi="宋体" w:cs="宋体"/>
          <w:sz w:val="24"/>
        </w:rPr>
      </w:pPr>
    </w:p>
    <w:p w14:paraId="267D6BCA">
      <w:pPr>
        <w:pStyle w:val="4"/>
        <w:rPr>
          <w:rFonts w:ascii="黑体" w:hAnsi="黑体" w:cs="黑体"/>
        </w:rPr>
      </w:pPr>
      <w:r>
        <w:rPr>
          <w:rFonts w:hint="eastAsia" w:ascii="黑体" w:hAnsi="黑体" w:cs="黑体"/>
        </w:rPr>
        <w:t>5.2 GitHub提交记录</w:t>
      </w:r>
    </w:p>
    <w:p w14:paraId="349CF156">
      <w:pPr>
        <w:rPr>
          <w:rFonts w:ascii="黑体" w:hAnsi="黑体" w:eastAsia="黑体" w:cs="黑体"/>
        </w:rPr>
      </w:pPr>
    </w:p>
    <w:p w14:paraId="03E338A0">
      <w:pPr>
        <w:rPr>
          <w:rFonts w:ascii="黑体" w:hAnsi="黑体" w:eastAsia="黑体" w:cs="黑体"/>
        </w:rPr>
      </w:pPr>
    </w:p>
    <w:p w14:paraId="3F00176F">
      <w:r>
        <w:drawing>
          <wp:inline distT="0" distB="0" distL="114300" distR="114300">
            <wp:extent cx="5268595" cy="3887470"/>
            <wp:effectExtent l="0" t="0" r="1905" b="11430"/>
            <wp:docPr id="6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pic:cNvPicPr>
                      <a:picLocks noChangeAspect="1"/>
                    </pic:cNvPicPr>
                  </pic:nvPicPr>
                  <pic:blipFill>
                    <a:blip r:embed="rId49"/>
                    <a:stretch>
                      <a:fillRect/>
                    </a:stretch>
                  </pic:blipFill>
                  <pic:spPr>
                    <a:xfrm>
                      <a:off x="0" y="0"/>
                      <a:ext cx="5268595" cy="3887470"/>
                    </a:xfrm>
                    <a:prstGeom prst="rect">
                      <a:avLst/>
                    </a:prstGeom>
                    <a:noFill/>
                    <a:ln>
                      <a:noFill/>
                    </a:ln>
                  </pic:spPr>
                </pic:pic>
              </a:graphicData>
            </a:graphic>
          </wp:inline>
        </w:drawing>
      </w:r>
      <w:r>
        <w:drawing>
          <wp:inline distT="0" distB="0" distL="114300" distR="114300">
            <wp:extent cx="5273675" cy="4648200"/>
            <wp:effectExtent l="0" t="0" r="9525" b="0"/>
            <wp:docPr id="6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8"/>
                    <pic:cNvPicPr>
                      <a:picLocks noChangeAspect="1"/>
                    </pic:cNvPicPr>
                  </pic:nvPicPr>
                  <pic:blipFill>
                    <a:blip r:embed="rId50"/>
                    <a:stretch>
                      <a:fillRect/>
                    </a:stretch>
                  </pic:blipFill>
                  <pic:spPr>
                    <a:xfrm>
                      <a:off x="0" y="0"/>
                      <a:ext cx="5273675" cy="4648200"/>
                    </a:xfrm>
                    <a:prstGeom prst="rect">
                      <a:avLst/>
                    </a:prstGeom>
                    <a:noFill/>
                    <a:ln>
                      <a:noFill/>
                    </a:ln>
                  </pic:spPr>
                </pic:pic>
              </a:graphicData>
            </a:graphic>
          </wp:inline>
        </w:drawing>
      </w:r>
      <w:r>
        <w:drawing>
          <wp:inline distT="0" distB="0" distL="114300" distR="114300">
            <wp:extent cx="5269865" cy="4411345"/>
            <wp:effectExtent l="0" t="0" r="635" b="8255"/>
            <wp:docPr id="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9"/>
                    <pic:cNvPicPr>
                      <a:picLocks noChangeAspect="1"/>
                    </pic:cNvPicPr>
                  </pic:nvPicPr>
                  <pic:blipFill>
                    <a:blip r:embed="rId51"/>
                    <a:stretch>
                      <a:fillRect/>
                    </a:stretch>
                  </pic:blipFill>
                  <pic:spPr>
                    <a:xfrm>
                      <a:off x="0" y="0"/>
                      <a:ext cx="5269865" cy="4411345"/>
                    </a:xfrm>
                    <a:prstGeom prst="rect">
                      <a:avLst/>
                    </a:prstGeom>
                    <a:noFill/>
                    <a:ln>
                      <a:noFill/>
                    </a:ln>
                  </pic:spPr>
                </pic:pic>
              </a:graphicData>
            </a:graphic>
          </wp:inline>
        </w:drawing>
      </w:r>
      <w:r>
        <w:drawing>
          <wp:inline distT="0" distB="0" distL="114300" distR="114300">
            <wp:extent cx="5267325" cy="4940935"/>
            <wp:effectExtent l="0" t="0" r="3175" b="12065"/>
            <wp:docPr id="6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0"/>
                    <pic:cNvPicPr>
                      <a:picLocks noChangeAspect="1"/>
                    </pic:cNvPicPr>
                  </pic:nvPicPr>
                  <pic:blipFill>
                    <a:blip r:embed="rId52"/>
                    <a:stretch>
                      <a:fillRect/>
                    </a:stretch>
                  </pic:blipFill>
                  <pic:spPr>
                    <a:xfrm>
                      <a:off x="0" y="0"/>
                      <a:ext cx="5267325" cy="4940935"/>
                    </a:xfrm>
                    <a:prstGeom prst="rect">
                      <a:avLst/>
                    </a:prstGeom>
                    <a:noFill/>
                    <a:ln>
                      <a:noFill/>
                    </a:ln>
                  </pic:spPr>
                </pic:pic>
              </a:graphicData>
            </a:graphic>
          </wp:inline>
        </w:drawing>
      </w:r>
      <w:r>
        <w:drawing>
          <wp:inline distT="0" distB="0" distL="114300" distR="114300">
            <wp:extent cx="5266055" cy="4686935"/>
            <wp:effectExtent l="0" t="0" r="4445" b="12065"/>
            <wp:docPr id="6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
                    <pic:cNvPicPr>
                      <a:picLocks noChangeAspect="1"/>
                    </pic:cNvPicPr>
                  </pic:nvPicPr>
                  <pic:blipFill>
                    <a:blip r:embed="rId53"/>
                    <a:stretch>
                      <a:fillRect/>
                    </a:stretch>
                  </pic:blipFill>
                  <pic:spPr>
                    <a:xfrm>
                      <a:off x="0" y="0"/>
                      <a:ext cx="5266055" cy="4686935"/>
                    </a:xfrm>
                    <a:prstGeom prst="rect">
                      <a:avLst/>
                    </a:prstGeom>
                    <a:noFill/>
                    <a:ln>
                      <a:noFill/>
                    </a:ln>
                  </pic:spPr>
                </pic:pic>
              </a:graphicData>
            </a:graphic>
          </wp:inline>
        </w:drawing>
      </w:r>
      <w:r>
        <w:rPr>
          <w:rFonts w:hint="eastAsia"/>
        </w:rPr>
        <w:t xml:space="preserve">     </w:t>
      </w:r>
      <w:r>
        <w:drawing>
          <wp:inline distT="0" distB="0" distL="114300" distR="114300">
            <wp:extent cx="5072380" cy="3091815"/>
            <wp:effectExtent l="0" t="0" r="7620" b="6985"/>
            <wp:docPr id="6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
                    <pic:cNvPicPr>
                      <a:picLocks noChangeAspect="1"/>
                    </pic:cNvPicPr>
                  </pic:nvPicPr>
                  <pic:blipFill>
                    <a:blip r:embed="rId54"/>
                    <a:stretch>
                      <a:fillRect/>
                    </a:stretch>
                  </pic:blipFill>
                  <pic:spPr>
                    <a:xfrm>
                      <a:off x="0" y="0"/>
                      <a:ext cx="5072380" cy="3091815"/>
                    </a:xfrm>
                    <a:prstGeom prst="rect">
                      <a:avLst/>
                    </a:prstGeom>
                    <a:noFill/>
                    <a:ln>
                      <a:noFill/>
                    </a:ln>
                  </pic:spPr>
                </pic:pic>
              </a:graphicData>
            </a:graphic>
          </wp:inline>
        </w:drawing>
      </w:r>
      <w:r>
        <w:drawing>
          <wp:inline distT="0" distB="0" distL="114300" distR="114300">
            <wp:extent cx="5269865" cy="4709795"/>
            <wp:effectExtent l="0" t="0" r="635" b="1905"/>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3"/>
                    <pic:cNvPicPr>
                      <a:picLocks noChangeAspect="1"/>
                    </pic:cNvPicPr>
                  </pic:nvPicPr>
                  <pic:blipFill>
                    <a:blip r:embed="rId55"/>
                    <a:stretch>
                      <a:fillRect/>
                    </a:stretch>
                  </pic:blipFill>
                  <pic:spPr>
                    <a:xfrm>
                      <a:off x="0" y="0"/>
                      <a:ext cx="5269865" cy="4709795"/>
                    </a:xfrm>
                    <a:prstGeom prst="rect">
                      <a:avLst/>
                    </a:prstGeom>
                    <a:noFill/>
                    <a:ln>
                      <a:noFill/>
                    </a:ln>
                  </pic:spPr>
                </pic:pic>
              </a:graphicData>
            </a:graphic>
          </wp:inline>
        </w:drawing>
      </w:r>
      <w:r>
        <w:drawing>
          <wp:inline distT="0" distB="0" distL="114300" distR="114300">
            <wp:extent cx="5271135" cy="3766820"/>
            <wp:effectExtent l="0" t="0" r="12065" b="5080"/>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56"/>
                    <a:stretch>
                      <a:fillRect/>
                    </a:stretch>
                  </pic:blipFill>
                  <pic:spPr>
                    <a:xfrm>
                      <a:off x="0" y="0"/>
                      <a:ext cx="5271135" cy="3766820"/>
                    </a:xfrm>
                    <a:prstGeom prst="rect">
                      <a:avLst/>
                    </a:prstGeom>
                    <a:noFill/>
                    <a:ln>
                      <a:noFill/>
                    </a:ln>
                  </pic:spPr>
                </pic:pic>
              </a:graphicData>
            </a:graphic>
          </wp:inline>
        </w:drawing>
      </w:r>
    </w:p>
    <w:p w14:paraId="018FD7D7">
      <w:r>
        <w:drawing>
          <wp:inline distT="0" distB="0" distL="114300" distR="114300">
            <wp:extent cx="5271135" cy="3813175"/>
            <wp:effectExtent l="0" t="0" r="12065" b="9525"/>
            <wp:docPr id="8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7"/>
                    <pic:cNvPicPr>
                      <a:picLocks noChangeAspect="1"/>
                    </pic:cNvPicPr>
                  </pic:nvPicPr>
                  <pic:blipFill>
                    <a:blip r:embed="rId57"/>
                    <a:stretch>
                      <a:fillRect/>
                    </a:stretch>
                  </pic:blipFill>
                  <pic:spPr>
                    <a:xfrm>
                      <a:off x="0" y="0"/>
                      <a:ext cx="5271135" cy="381317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B0604020202020204"/>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楷体_GB2312">
    <w:altName w:val="楷体"/>
    <w:panose1 w:val="020B0604020202020204"/>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楷体">
    <w:panose1 w:val="02010600040101010101"/>
    <w:charset w:val="86"/>
    <w:family w:val="auto"/>
    <w:pitch w:val="default"/>
    <w:sig w:usb0="00000287" w:usb1="080F0000" w:usb2="00000000" w:usb3="00000000" w:csb0="0004009F" w:csb1="DFD70000"/>
  </w:font>
  <w:font w:name="KSOFF9CC612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A3F447"/>
    <w:multiLevelType w:val="singleLevel"/>
    <w:tmpl w:val="9FA3F447"/>
    <w:lvl w:ilvl="0" w:tentative="0">
      <w:start w:val="1"/>
      <w:numFmt w:val="decimal"/>
      <w:lvlText w:val="%1."/>
      <w:lvlJc w:val="left"/>
      <w:pPr>
        <w:tabs>
          <w:tab w:val="left" w:pos="312"/>
        </w:tabs>
      </w:pPr>
    </w:lvl>
  </w:abstractNum>
  <w:abstractNum w:abstractNumId="1">
    <w:nsid w:val="A09425D4"/>
    <w:multiLevelType w:val="singleLevel"/>
    <w:tmpl w:val="A09425D4"/>
    <w:lvl w:ilvl="0" w:tentative="0">
      <w:start w:val="1"/>
      <w:numFmt w:val="decimal"/>
      <w:suff w:val="space"/>
      <w:lvlText w:val=""/>
      <w:lvlJc w:val="left"/>
      <w:pPr>
        <w:ind w:left="0" w:firstLine="480"/>
      </w:pPr>
      <w:rPr>
        <w:rFonts w:hint="default"/>
      </w:rPr>
    </w:lvl>
  </w:abstractNum>
  <w:abstractNum w:abstractNumId="2">
    <w:nsid w:val="B8A8731D"/>
    <w:multiLevelType w:val="singleLevel"/>
    <w:tmpl w:val="B8A8731D"/>
    <w:lvl w:ilvl="0" w:tentative="0">
      <w:start w:val="1"/>
      <w:numFmt w:val="decimal"/>
      <w:suff w:val="space"/>
      <w:lvlText w:val="1.%1"/>
      <w:lvlJc w:val="left"/>
      <w:pPr>
        <w:ind w:left="0" w:firstLine="0"/>
      </w:pPr>
      <w:rPr>
        <w:rFonts w:hint="default"/>
      </w:rPr>
    </w:lvl>
  </w:abstractNum>
  <w:abstractNum w:abstractNumId="3">
    <w:nsid w:val="BD660F24"/>
    <w:multiLevelType w:val="singleLevel"/>
    <w:tmpl w:val="BD660F24"/>
    <w:lvl w:ilvl="0" w:tentative="0">
      <w:start w:val="1"/>
      <w:numFmt w:val="decimal"/>
      <w:suff w:val="space"/>
      <w:lvlText w:val="1.2.%1"/>
      <w:lvlJc w:val="left"/>
      <w:pPr>
        <w:ind w:left="0" w:firstLine="0"/>
      </w:pPr>
      <w:rPr>
        <w:rFonts w:hint="default"/>
      </w:rPr>
    </w:lvl>
  </w:abstractNum>
  <w:abstractNum w:abstractNumId="4">
    <w:nsid w:val="C4F1CA3A"/>
    <w:multiLevelType w:val="singleLevel"/>
    <w:tmpl w:val="C4F1CA3A"/>
    <w:lvl w:ilvl="0" w:tentative="0">
      <w:start w:val="1"/>
      <w:numFmt w:val="decimal"/>
      <w:suff w:val="space"/>
      <w:lvlText w:val="2.1.%1"/>
      <w:lvlJc w:val="left"/>
      <w:pPr>
        <w:ind w:left="0" w:firstLine="0"/>
      </w:pPr>
      <w:rPr>
        <w:rFonts w:hint="default"/>
      </w:rPr>
    </w:lvl>
  </w:abstractNum>
  <w:abstractNum w:abstractNumId="5">
    <w:nsid w:val="DFB05D3E"/>
    <w:multiLevelType w:val="singleLevel"/>
    <w:tmpl w:val="DFB05D3E"/>
    <w:lvl w:ilvl="0" w:tentative="0">
      <w:start w:val="1"/>
      <w:numFmt w:val="decimal"/>
      <w:suff w:val="space"/>
      <w:lvlText w:val="2.%1"/>
      <w:lvlJc w:val="left"/>
      <w:pPr>
        <w:ind w:left="0" w:firstLine="0"/>
      </w:pPr>
      <w:rPr>
        <w:rFonts w:hint="default"/>
      </w:rPr>
    </w:lvl>
  </w:abstractNum>
  <w:abstractNum w:abstractNumId="6">
    <w:nsid w:val="E76DBD19"/>
    <w:multiLevelType w:val="singleLevel"/>
    <w:tmpl w:val="E76DBD19"/>
    <w:lvl w:ilvl="0" w:tentative="0">
      <w:start w:val="1"/>
      <w:numFmt w:val="decimal"/>
      <w:lvlText w:val="%1."/>
      <w:lvlJc w:val="left"/>
      <w:pPr>
        <w:tabs>
          <w:tab w:val="left" w:pos="312"/>
        </w:tabs>
      </w:pPr>
    </w:lvl>
  </w:abstractNum>
  <w:abstractNum w:abstractNumId="7">
    <w:nsid w:val="078FAFC8"/>
    <w:multiLevelType w:val="singleLevel"/>
    <w:tmpl w:val="078FAFC8"/>
    <w:lvl w:ilvl="0" w:tentative="0">
      <w:start w:val="1"/>
      <w:numFmt w:val="decimal"/>
      <w:suff w:val="space"/>
      <w:lvlText w:val="3.%1"/>
      <w:lvlJc w:val="left"/>
      <w:pPr>
        <w:ind w:left="0" w:firstLine="0"/>
      </w:pPr>
      <w:rPr>
        <w:rFonts w:hint="default"/>
      </w:rPr>
    </w:lvl>
  </w:abstractNum>
  <w:abstractNum w:abstractNumId="8">
    <w:nsid w:val="15CCA389"/>
    <w:multiLevelType w:val="singleLevel"/>
    <w:tmpl w:val="15CCA389"/>
    <w:lvl w:ilvl="0" w:tentative="0">
      <w:start w:val="1"/>
      <w:numFmt w:val="chineseCounting"/>
      <w:suff w:val="space"/>
      <w:lvlText w:val="%1."/>
      <w:lvlJc w:val="left"/>
      <w:pPr>
        <w:ind w:left="0" w:firstLine="0"/>
      </w:pPr>
      <w:rPr>
        <w:rFonts w:hint="eastAsia"/>
      </w:rPr>
    </w:lvl>
  </w:abstractNum>
  <w:abstractNum w:abstractNumId="9">
    <w:nsid w:val="19E8123A"/>
    <w:multiLevelType w:val="singleLevel"/>
    <w:tmpl w:val="19E8123A"/>
    <w:lvl w:ilvl="0" w:tentative="0">
      <w:start w:val="1"/>
      <w:numFmt w:val="decimal"/>
      <w:suff w:val="space"/>
      <w:lvlText w:val="%1."/>
      <w:lvlJc w:val="left"/>
      <w:pPr>
        <w:ind w:left="0" w:firstLine="0"/>
      </w:pPr>
      <w:rPr>
        <w:rFonts w:hint="default"/>
      </w:rPr>
    </w:lvl>
  </w:abstractNum>
  <w:abstractNum w:abstractNumId="10">
    <w:nsid w:val="2CE4FB5E"/>
    <w:multiLevelType w:val="singleLevel"/>
    <w:tmpl w:val="2CE4FB5E"/>
    <w:lvl w:ilvl="0" w:tentative="0">
      <w:start w:val="1"/>
      <w:numFmt w:val="decimal"/>
      <w:suff w:val="space"/>
      <w:lvlText w:val="%1."/>
      <w:lvlJc w:val="left"/>
      <w:pPr>
        <w:ind w:left="0" w:firstLine="0"/>
      </w:pPr>
      <w:rPr>
        <w:rFonts w:hint="default"/>
      </w:rPr>
    </w:lvl>
  </w:abstractNum>
  <w:abstractNum w:abstractNumId="11">
    <w:nsid w:val="31BA8E4E"/>
    <w:multiLevelType w:val="singleLevel"/>
    <w:tmpl w:val="31BA8E4E"/>
    <w:lvl w:ilvl="0" w:tentative="0">
      <w:start w:val="1"/>
      <w:numFmt w:val="decimal"/>
      <w:suff w:val="space"/>
      <w:lvlText w:val="2.3.%1"/>
      <w:lvlJc w:val="left"/>
      <w:pPr>
        <w:ind w:left="0" w:firstLine="0"/>
      </w:pPr>
      <w:rPr>
        <w:rFonts w:hint="default"/>
      </w:rPr>
    </w:lvl>
  </w:abstractNum>
  <w:abstractNum w:abstractNumId="12">
    <w:nsid w:val="5BEB2CBB"/>
    <w:multiLevelType w:val="singleLevel"/>
    <w:tmpl w:val="5BEB2CBB"/>
    <w:lvl w:ilvl="0" w:tentative="0">
      <w:start w:val="1"/>
      <w:numFmt w:val="decimal"/>
      <w:lvlText w:val="%1."/>
      <w:lvlJc w:val="left"/>
      <w:pPr>
        <w:tabs>
          <w:tab w:val="left" w:pos="312"/>
        </w:tabs>
      </w:pPr>
    </w:lvl>
  </w:abstractNum>
  <w:abstractNum w:abstractNumId="13">
    <w:nsid w:val="5EF74D49"/>
    <w:multiLevelType w:val="singleLevel"/>
    <w:tmpl w:val="5EF74D49"/>
    <w:lvl w:ilvl="0" w:tentative="0">
      <w:start w:val="8"/>
      <w:numFmt w:val="upperLetter"/>
      <w:suff w:val="space"/>
      <w:lvlText w:val="%1."/>
      <w:lvlJc w:val="left"/>
    </w:lvl>
  </w:abstractNum>
  <w:num w:numId="1">
    <w:abstractNumId w:val="0"/>
  </w:num>
  <w:num w:numId="2">
    <w:abstractNumId w:val="8"/>
  </w:num>
  <w:num w:numId="3">
    <w:abstractNumId w:val="2"/>
  </w:num>
  <w:num w:numId="4">
    <w:abstractNumId w:val="3"/>
  </w:num>
  <w:num w:numId="5">
    <w:abstractNumId w:val="5"/>
  </w:num>
  <w:num w:numId="6">
    <w:abstractNumId w:val="4"/>
  </w:num>
  <w:num w:numId="7">
    <w:abstractNumId w:val="10"/>
  </w:num>
  <w:num w:numId="8">
    <w:abstractNumId w:val="11"/>
  </w:num>
  <w:num w:numId="9">
    <w:abstractNumId w:val="9"/>
  </w:num>
  <w:num w:numId="10">
    <w:abstractNumId w:val="7"/>
  </w:num>
  <w:num w:numId="11">
    <w:abstractNumId w:val="12"/>
  </w:num>
  <w:num w:numId="12">
    <w:abstractNumId w:val="6"/>
  </w:num>
  <w:num w:numId="13">
    <w:abstractNumId w:val="1"/>
  </w:num>
  <w:num w:numId="14">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孙梦洋">
    <w15:presenceInfo w15:providerId="None" w15:userId="孙梦洋"/>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revisionView w:markup="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99E"/>
    <w:rsid w:val="00014E06"/>
    <w:rsid w:val="000B52B2"/>
    <w:rsid w:val="000C353D"/>
    <w:rsid w:val="000D538D"/>
    <w:rsid w:val="000F4CE6"/>
    <w:rsid w:val="000F79CB"/>
    <w:rsid w:val="00117D36"/>
    <w:rsid w:val="001352F8"/>
    <w:rsid w:val="001E3274"/>
    <w:rsid w:val="001E42A3"/>
    <w:rsid w:val="00231A20"/>
    <w:rsid w:val="002A6656"/>
    <w:rsid w:val="002D7940"/>
    <w:rsid w:val="003333AB"/>
    <w:rsid w:val="003606E4"/>
    <w:rsid w:val="003A0E94"/>
    <w:rsid w:val="003A3B62"/>
    <w:rsid w:val="003D4D01"/>
    <w:rsid w:val="00413388"/>
    <w:rsid w:val="00443354"/>
    <w:rsid w:val="004722F9"/>
    <w:rsid w:val="004A4586"/>
    <w:rsid w:val="004C2685"/>
    <w:rsid w:val="004E38E4"/>
    <w:rsid w:val="00507AB1"/>
    <w:rsid w:val="0054512C"/>
    <w:rsid w:val="00572E19"/>
    <w:rsid w:val="0058758E"/>
    <w:rsid w:val="005876DA"/>
    <w:rsid w:val="005C187E"/>
    <w:rsid w:val="005C6313"/>
    <w:rsid w:val="005D1963"/>
    <w:rsid w:val="00650B0D"/>
    <w:rsid w:val="006560F7"/>
    <w:rsid w:val="00667678"/>
    <w:rsid w:val="006B2675"/>
    <w:rsid w:val="006C585C"/>
    <w:rsid w:val="007162C6"/>
    <w:rsid w:val="00726077"/>
    <w:rsid w:val="007505C6"/>
    <w:rsid w:val="007B57D2"/>
    <w:rsid w:val="007D48F8"/>
    <w:rsid w:val="007E6156"/>
    <w:rsid w:val="00834109"/>
    <w:rsid w:val="00845943"/>
    <w:rsid w:val="008C399E"/>
    <w:rsid w:val="008F30FA"/>
    <w:rsid w:val="0090155B"/>
    <w:rsid w:val="00953927"/>
    <w:rsid w:val="00965A3E"/>
    <w:rsid w:val="00990FA9"/>
    <w:rsid w:val="0099227B"/>
    <w:rsid w:val="009B5D28"/>
    <w:rsid w:val="009C2964"/>
    <w:rsid w:val="00A1437B"/>
    <w:rsid w:val="00A302CB"/>
    <w:rsid w:val="00A571FD"/>
    <w:rsid w:val="00A62C18"/>
    <w:rsid w:val="00A8375C"/>
    <w:rsid w:val="00AE25B7"/>
    <w:rsid w:val="00AF3E54"/>
    <w:rsid w:val="00B14EBC"/>
    <w:rsid w:val="00B329B3"/>
    <w:rsid w:val="00B55FFD"/>
    <w:rsid w:val="00B77D9C"/>
    <w:rsid w:val="00B80ADC"/>
    <w:rsid w:val="00B94B4B"/>
    <w:rsid w:val="00BA5AF5"/>
    <w:rsid w:val="00BB5FF5"/>
    <w:rsid w:val="00BC68BA"/>
    <w:rsid w:val="00C1544D"/>
    <w:rsid w:val="00C44DA1"/>
    <w:rsid w:val="00C731FF"/>
    <w:rsid w:val="00C76362"/>
    <w:rsid w:val="00CA3F2A"/>
    <w:rsid w:val="00CB59C7"/>
    <w:rsid w:val="00CC47FE"/>
    <w:rsid w:val="00CD4F0E"/>
    <w:rsid w:val="00CE5FB4"/>
    <w:rsid w:val="00CE6816"/>
    <w:rsid w:val="00D526A6"/>
    <w:rsid w:val="00D76B0F"/>
    <w:rsid w:val="00DE5617"/>
    <w:rsid w:val="00DF5384"/>
    <w:rsid w:val="00E07174"/>
    <w:rsid w:val="00E27C5B"/>
    <w:rsid w:val="00E3700B"/>
    <w:rsid w:val="00E568E8"/>
    <w:rsid w:val="00E56926"/>
    <w:rsid w:val="00E6778B"/>
    <w:rsid w:val="00E764DC"/>
    <w:rsid w:val="00EA5DC8"/>
    <w:rsid w:val="00EA6438"/>
    <w:rsid w:val="00EB1861"/>
    <w:rsid w:val="00F16B03"/>
    <w:rsid w:val="00F20864"/>
    <w:rsid w:val="00F4091F"/>
    <w:rsid w:val="00F6367C"/>
    <w:rsid w:val="00F65B38"/>
    <w:rsid w:val="00F748D5"/>
    <w:rsid w:val="00FC4DBF"/>
    <w:rsid w:val="00FD6E95"/>
    <w:rsid w:val="00FE2A58"/>
    <w:rsid w:val="00FE4436"/>
    <w:rsid w:val="00FE740E"/>
    <w:rsid w:val="00FF1F73"/>
    <w:rsid w:val="00FF2FD4"/>
    <w:rsid w:val="05752975"/>
    <w:rsid w:val="0EEB5EE4"/>
    <w:rsid w:val="11D57E89"/>
    <w:rsid w:val="1A4C34F6"/>
    <w:rsid w:val="1C6E0E32"/>
    <w:rsid w:val="1D0268F8"/>
    <w:rsid w:val="278A10BA"/>
    <w:rsid w:val="28A55E77"/>
    <w:rsid w:val="2A9567ED"/>
    <w:rsid w:val="3E054E67"/>
    <w:rsid w:val="41930719"/>
    <w:rsid w:val="47DA494D"/>
    <w:rsid w:val="488E4926"/>
    <w:rsid w:val="4C7958ED"/>
    <w:rsid w:val="517C010A"/>
    <w:rsid w:val="535A5587"/>
    <w:rsid w:val="557332E0"/>
    <w:rsid w:val="57BB500C"/>
    <w:rsid w:val="59DC5738"/>
    <w:rsid w:val="5EE9791C"/>
    <w:rsid w:val="60000982"/>
    <w:rsid w:val="6AD83335"/>
    <w:rsid w:val="7304476A"/>
    <w:rsid w:val="76BE19FD"/>
    <w:rsid w:val="7B473AD7"/>
    <w:rsid w:val="7DC205F3"/>
    <w:rsid w:val="7E371CE2"/>
    <w:rsid w:val="7FA77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480"/>
      <w:outlineLvl w:val="0"/>
    </w:pPr>
    <w:rPr>
      <w:rFonts w:ascii="宋体"/>
      <w:b/>
      <w:bCs/>
      <w:color w:val="000000"/>
      <w:sz w:val="42"/>
      <w:szCs w:val="28"/>
    </w:rPr>
  </w:style>
  <w:style w:type="paragraph" w:styleId="3">
    <w:name w:val="heading 2"/>
    <w:basedOn w:val="1"/>
    <w:next w:val="1"/>
    <w:link w:val="16"/>
    <w:qFormat/>
    <w:uiPriority w:val="0"/>
    <w:pPr>
      <w:keepNext/>
      <w:keepLines/>
      <w:spacing w:before="260" w:after="260" w:line="413" w:lineRule="auto"/>
      <w:outlineLvl w:val="1"/>
    </w:pPr>
    <w:rPr>
      <w:rFonts w:ascii="Arial" w:hAnsi="Arial" w:eastAsia="黑体"/>
      <w:b/>
      <w:bCs/>
      <w:sz w:val="32"/>
      <w:szCs w:val="32"/>
    </w:rPr>
  </w:style>
  <w:style w:type="paragraph" w:styleId="4">
    <w:name w:val="heading 3"/>
    <w:basedOn w:val="1"/>
    <w:next w:val="1"/>
    <w:link w:val="17"/>
    <w:qFormat/>
    <w:uiPriority w:val="0"/>
    <w:pPr>
      <w:keepNext/>
      <w:keepLines/>
      <w:spacing w:before="260" w:after="260" w:line="413" w:lineRule="auto"/>
      <w:outlineLvl w:val="2"/>
    </w:pPr>
    <w:rPr>
      <w:rFonts w:ascii="仿宋_GB2312" w:eastAsia="黑体"/>
      <w:sz w:val="36"/>
      <w:szCs w:val="32"/>
    </w:rPr>
  </w:style>
  <w:style w:type="paragraph" w:styleId="5">
    <w:name w:val="heading 4"/>
    <w:basedOn w:val="1"/>
    <w:next w:val="1"/>
    <w:link w:val="22"/>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7">
    <w:name w:val="Body Text"/>
    <w:semiHidden/>
    <w:unhideWhenUsed/>
    <w:qFormat/>
    <w:uiPriority w:val="99"/>
    <w:pPr>
      <w:widowControl w:val="0"/>
      <w:spacing w:line="300" w:lineRule="auto"/>
      <w:jc w:val="both"/>
    </w:pPr>
    <w:rPr>
      <w:rFonts w:ascii="Times New Roman" w:hAnsi="Calibri" w:eastAsia="宋体" w:cs="Times New Roman"/>
      <w:sz w:val="26"/>
      <w:lang w:val="en-US" w:eastAsia="zh-CN" w:bidi="ar-SA"/>
    </w:rPr>
  </w:style>
  <w:style w:type="paragraph" w:styleId="8">
    <w:name w:val="footer"/>
    <w:basedOn w:val="1"/>
    <w:link w:val="15"/>
    <w:unhideWhenUsed/>
    <w:qFormat/>
    <w:uiPriority w:val="99"/>
    <w:pPr>
      <w:tabs>
        <w:tab w:val="center" w:pos="4153"/>
        <w:tab w:val="right" w:pos="8306"/>
      </w:tabs>
      <w:snapToGrid w:val="0"/>
      <w:jc w:val="left"/>
    </w:pPr>
    <w:rPr>
      <w:sz w:val="18"/>
      <w:szCs w:val="18"/>
    </w:rPr>
  </w:style>
  <w:style w:type="paragraph" w:styleId="9">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semiHidden/>
    <w:unhideWhenUsed/>
    <w:qFormat/>
    <w:uiPriority w:val="99"/>
    <w:rPr>
      <w:sz w:val="24"/>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页眉 字符"/>
    <w:basedOn w:val="13"/>
    <w:link w:val="9"/>
    <w:qFormat/>
    <w:uiPriority w:val="99"/>
    <w:rPr>
      <w:sz w:val="18"/>
      <w:szCs w:val="18"/>
    </w:rPr>
  </w:style>
  <w:style w:type="character" w:customStyle="1" w:styleId="15">
    <w:name w:val="页脚 字符"/>
    <w:basedOn w:val="13"/>
    <w:link w:val="8"/>
    <w:qFormat/>
    <w:uiPriority w:val="99"/>
    <w:rPr>
      <w:sz w:val="18"/>
      <w:szCs w:val="18"/>
    </w:rPr>
  </w:style>
  <w:style w:type="character" w:customStyle="1" w:styleId="16">
    <w:name w:val="标题 2 字符"/>
    <w:basedOn w:val="13"/>
    <w:link w:val="3"/>
    <w:qFormat/>
    <w:uiPriority w:val="0"/>
    <w:rPr>
      <w:rFonts w:ascii="Arial" w:hAnsi="Arial" w:eastAsia="黑体" w:cs="Times New Roman"/>
      <w:b/>
      <w:bCs/>
      <w:sz w:val="32"/>
      <w:szCs w:val="32"/>
    </w:rPr>
  </w:style>
  <w:style w:type="character" w:customStyle="1" w:styleId="17">
    <w:name w:val="标题 3 字符"/>
    <w:basedOn w:val="13"/>
    <w:link w:val="4"/>
    <w:qFormat/>
    <w:uiPriority w:val="0"/>
    <w:rPr>
      <w:rFonts w:ascii="仿宋_GB2312" w:hAnsi="Times New Roman" w:eastAsia="黑体" w:cs="Times New Roman"/>
      <w:sz w:val="36"/>
      <w:szCs w:val="32"/>
    </w:rPr>
  </w:style>
  <w:style w:type="paragraph" w:styleId="18">
    <w:name w:val="List Paragraph"/>
    <w:basedOn w:val="1"/>
    <w:qFormat/>
    <w:uiPriority w:val="34"/>
    <w:pPr>
      <w:ind w:firstLine="420" w:firstLineChars="200"/>
    </w:pPr>
  </w:style>
  <w:style w:type="paragraph" w:customStyle="1" w:styleId="19">
    <w:name w:val="_Style 23"/>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20">
    <w:name w:val="图片标题"/>
    <w:next w:val="1"/>
    <w:qFormat/>
    <w:uiPriority w:val="0"/>
    <w:pPr>
      <w:adjustRightInd w:val="0"/>
      <w:spacing w:before="240" w:after="120" w:line="288" w:lineRule="auto"/>
      <w:jc w:val="center"/>
    </w:pPr>
    <w:rPr>
      <w:rFonts w:ascii="Times New Roman" w:hAnsi="Times New Roman" w:eastAsia="宋体" w:cs="宋体"/>
      <w:kern w:val="2"/>
      <w:sz w:val="24"/>
      <w:szCs w:val="22"/>
      <w:lang w:val="en-US" w:eastAsia="zh-CN" w:bidi="ar-SA"/>
    </w:rPr>
  </w:style>
  <w:style w:type="paragraph" w:customStyle="1" w:styleId="21">
    <w:name w:val="参考文献条目"/>
    <w:next w:val="1"/>
    <w:qFormat/>
    <w:uiPriority w:val="0"/>
    <w:pPr>
      <w:tabs>
        <w:tab w:val="left" w:pos="210"/>
      </w:tabs>
      <w:adjustRightInd w:val="0"/>
      <w:spacing w:line="300" w:lineRule="auto"/>
      <w:ind w:left="425" w:hanging="425"/>
      <w:jc w:val="both"/>
    </w:pPr>
    <w:rPr>
      <w:rFonts w:ascii="Times New Roman" w:hAnsi="Calibri" w:eastAsia="宋体" w:cs="Times New Roman"/>
      <w:sz w:val="21"/>
      <w:lang w:val="en-US" w:eastAsia="zh-CN" w:bidi="ar-SA"/>
    </w:rPr>
  </w:style>
  <w:style w:type="character" w:customStyle="1" w:styleId="22">
    <w:name w:val="标题 4 字符"/>
    <w:link w:val="5"/>
    <w:qFormat/>
    <w:uiPriority w:val="9"/>
    <w:rPr>
      <w:rFonts w:ascii="宋体" w:eastAsia="宋体"/>
      <w:b/>
      <w:bCs/>
      <w:color w:val="000000"/>
      <w:sz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1" Type="http://schemas.microsoft.com/office/2011/relationships/people" Target="people.xml"/><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jpeg"/><Relationship Id="rId49" Type="http://schemas.openxmlformats.org/officeDocument/2006/relationships/image" Target="media/image46.pn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83ad80a2-063f-404f-90d4-74ac3d817649</errorID>
      <errorWord>-</errorWord>
      <group>L1_Format</group>
      <groupName>格式问题</groupName>
      <ability>L2_HalfPunc_CN</ability>
      <abilityName>全半角问题</abilityName>
      <candidateList>
        <item>－</item>
      </candidateList>
      <explain>文本全半角错误。</explain>
      <paraID> 29FF887</paraID>
      <start>13</start>
      <end>14</end>
      <status>unmodified</status>
      <modifiedWord/>
      <trackRevisions>false</trackRevisions>
    </reviewItem>
    <reviewItem>
      <errorID>2a5ff65f-4da7-4acb-9a50-b181bef38f05</errorID>
      <errorWord>.</errorWord>
      <group>L1_Format</group>
      <groupName>格式问题</groupName>
      <ability>L2_HalfPunc_CN</ability>
      <abilityName>全半角问题</abilityName>
      <candidateList>
        <item>。</item>
      </candidateList>
      <explain>文本全半角错误。</explain>
      <paraID>749B2177</paraID>
      <start>1</start>
      <end>2</end>
      <status>unmodified</status>
      <modifiedWord/>
      <trackRevisions>false</trackRevisions>
    </reviewItem>
    <reviewItem>
      <errorID>6633552c-84f3-40ea-92b2-269599ad72a1</errorID>
      <errorWord>-</errorWord>
      <group>L1_Format</group>
      <groupName>格式问题</groupName>
      <ability>L2_HalfPunc_CN</ability>
      <abilityName>全半角问题</abilityName>
      <candidateList>
        <item>－</item>
      </candidateList>
      <explain>文本全半角错误。</explain>
      <paraID>28708527</paraID>
      <start>38</start>
      <end>39</end>
      <status>unmodified</status>
      <modifiedWord/>
      <trackRevisions>false</trackRevisions>
    </reviewItem>
    <reviewItem>
      <errorID>7240ef83-7fda-4e31-9451-4751778baa6f</errorID>
      <errorWord>-</errorWord>
      <group>L1_Format</group>
      <groupName>格式问题</groupName>
      <ability>L2_HalfPunc_CN</ability>
      <abilityName>全半角问题</abilityName>
      <candidateList>
        <item>－</item>
      </candidateList>
      <explain>文本全半角错误。</explain>
      <paraID>28708527</paraID>
      <start>46</start>
      <end>47</end>
      <status>unmodified</status>
      <modifiedWord/>
      <trackRevisions>false</trackRevisions>
    </reviewItem>
    <reviewItem>
      <errorID>f673aadc-5d3a-4ce3-a2af-e34cfeb97368</errorID>
      <errorWord>-</errorWord>
      <group>L1_Format</group>
      <groupName>格式问题</groupName>
      <ability>L2_HalfPunc_CN</ability>
      <abilityName>全半角问题</abilityName>
      <candidateList>
        <item>－</item>
      </candidateList>
      <explain>文本全半角错误。</explain>
      <paraID>28708527</paraID>
      <start>53</start>
      <end>54</end>
      <status>unmodified</status>
      <modifiedWord/>
      <trackRevisions>false</trackRevisions>
    </reviewItem>
    <reviewItem>
      <errorID>d59656bd-3060-4d26-8aff-671a19356ac7</errorID>
      <errorWord>指定</errorWord>
      <group>L1_Word</group>
      <groupName>字词问题</groupName>
      <ability>L2_Typo</ability>
      <abilityName>字词错误</abilityName>
      <candidateList>
        <item>制定</item>
      </candidateList>
      <explain>存在发音相同字词的误用。</explain>
      <paraID>52F2E99F</paraID>
      <start>24</start>
      <end>26</end>
      <status>unmodified</status>
      <modifiedWord/>
      <trackRevisions>false</trackRevisions>
    </reviewItem>
    <reviewItem>
      <errorID>990264db-1395-4f43-bbeb-a54fdeb8874a</errorID>
      <errorWord>船体</errorWord>
      <group>L1_Word</group>
      <groupName>字词问题</groupName>
      <ability>L2_Typo</ability>
      <abilityName>字词错误</abilityName>
      <candidateList>
        <item>传统</item>
      </candidateList>
      <explain/>
      <paraID> D069733</paraID>
      <start>41</start>
      <end>43</end>
      <status>unmodified</status>
      <modifiedWord/>
      <trackRevisions>false</trackRevisions>
    </reviewItem>
    <reviewItem>
      <errorID>2c2f6f32-54a5-480c-9913-35a6615b2424</errorID>
      <errorWord>增强</errorWord>
      <group>L1_Grammar</group>
      <groupName>语法问题</groupName>
      <ability>L2_Grammar</ability>
      <abilityName>语法错误</abilityName>
      <candidateList>
        <item>提高</item>
      </candidateList>
      <explain>“增强～质量”搭配不当，建议修改为“提高～质量”。</explain>
      <paraID>3CE8EA01</paraID>
      <start>17</start>
      <end>19</end>
      <status>unmodified</status>
      <modifiedWord/>
      <trackRevisions>false</trackRevisions>
    </reviewItem>
    <reviewItem>
      <errorID>1e4f688c-4877-4057-9fa6-bf61060a3382</errorID>
      <errorWord>增强</errorWord>
      <group>L1_Grammar</group>
      <groupName>语法问题</groupName>
      <ability>L2_Grammar</ability>
      <abilityName>语法错误</abilityName>
      <candidateList>
        <item>提高</item>
      </candidateList>
      <explain>“增强～质量”搭配不当，建议修改为“提高～质量”。</explain>
      <paraID>3CE8EA01</paraID>
      <start>76</start>
      <end>78</end>
      <status>unmodified</status>
      <modifiedWord/>
      <trackRevisions>false</trackRevisions>
    </reviewItem>
    <reviewItem>
      <errorID>342f0fa0-a114-4f39-aaf6-1e485d04b38b</errorID>
      <errorWord>一.</errorWord>
      <group>L1_Format</group>
      <groupName>格式问题</groupName>
      <ability>L2_Ordinal</ability>
      <abilityName>序号格式</abilityName>
      <candidateList>
        <item>一、</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573A1FAC</paraID>
      <start>0</start>
      <end>2</end>
      <status>unmodified</status>
      <modifiedWord/>
      <trackRevisions>false</trackRevisions>
    </reviewItem>
    <reviewItem>
      <errorID>244d42b0-fee5-43cb-bf18-4ddabae06691</errorID>
      <errorWord>收到</errorWord>
      <group>L1_Word</group>
      <groupName>字词问题</groupName>
      <ability>L2_Typo</ability>
      <abilityName>字词错误</abilityName>
      <candidateList>
        <item>受到</item>
      </candidateList>
      <explain/>
      <paraID>33E9A945</paraID>
      <start>16</start>
      <end>18</end>
      <status>unmodified</status>
      <modifiedWord/>
      <trackRevisions>false</trackRevisions>
    </reviewItem>
    <reviewItem>
      <errorID>6329d92a-9a8f-4942-ab14-b3d501c06f57</errorID>
      <errorWord>（</errorWord>
      <group>L1_Punc</group>
      <groupName>标点问题</groupName>
      <ability>L2_Punc_CN</ability>
      <abilityName>标点符号问题</abilityName>
      <candidateList/>
      <explain>同一形式括号套用。</explain>
      <paraID>6853EC9C</paraID>
      <start>31</start>
      <end>32</end>
      <status>unmodified</status>
      <modifiedWord/>
      <trackRevisions>false</trackRevisions>
    </reviewItem>
    <reviewItem>
      <errorID>f5ac9715-012c-4f28-b9e8-a1b068eb6465</errorID>
      <errorWord>）</errorWord>
      <group>L1_Punc</group>
      <groupName>标点问题</groupName>
      <ability>L2_Punc_CN</ability>
      <abilityName>标点符号问题</abilityName>
      <candidateList/>
      <explain>同一形式括号套用。</explain>
      <paraID>6853EC9C</paraID>
      <start>37</start>
      <end>38</end>
      <status>unmodified</status>
      <modifiedWord/>
      <trackRevisions>false</trackRevisions>
    </reviewItem>
    <reviewItem>
      <errorID>ccc9202a-3cdc-45c3-947d-378ec3c81c69</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2D6C0C80</paraID>
      <start>0</start>
      <end>2</end>
      <status>unmodified</status>
      <modifiedWord/>
      <trackRevisions>false</trackRevisions>
    </reviewItem>
    <reviewItem>
      <errorID>cbd193fe-51b1-4d5d-83ab-dd228b011ff9</errorID>
      <errorWord>、/</errorWord>
      <group>L1_Punc</group>
      <groupName>标点问题</groupName>
      <ability>L2_Punc_CN</ability>
      <abilityName>标点符号问题</abilityName>
      <candidateList>
        <item>、</item>
      </candidateList>
      <explain/>
      <paraID>336719AC</paraID>
      <start>33</start>
      <end>35</end>
      <status>unmodified</status>
      <modifiedWord/>
      <trackRevisions>false</trackRevisions>
    </reviewItem>
    <reviewItem>
      <errorID>400adc39-bb73-4652-9ade-f38150fcf9f6</errorID>
      <errorWord>、/</errorWord>
      <group>L1_Punc</group>
      <groupName>标点问题</groupName>
      <ability>L2_Punc_CN</ability>
      <abilityName>标点符号问题</abilityName>
      <candidateList>
        <item>、</item>
      </candidateList>
      <explain/>
      <paraID>336719AC</paraID>
      <start>51</start>
      <end>53</end>
      <status>unmodified</status>
      <modifiedWord/>
      <trackRevisions>false</trackRevisions>
    </reviewItem>
    <reviewItem>
      <errorID>10785228-e4de-40ab-b486-480ad2330115</errorID>
      <errorWord>、/</errorWord>
      <group>L1_Punc</group>
      <groupName>标点问题</groupName>
      <ability>L2_Punc_CN</ability>
      <abilityName>标点符号问题</abilityName>
      <candidateList>
        <item>、</item>
      </candidateList>
      <explain/>
      <paraID>336719AC</paraID>
      <start>68</start>
      <end>70</end>
      <status>unmodified</status>
      <modifiedWord/>
      <trackRevisions>false</trackRevisions>
    </reviewItem>
    <reviewItem>
      <errorID>79af58af-5c67-43fb-9dda-91c091cd32b9</errorID>
      <errorWord>`</errorWord>
      <group>L1_Format</group>
      <groupName>格式问题</groupName>
      <ability>L2_HalfPunc_CN</ability>
      <abilityName>全半角问题</abilityName>
      <candidateList>
        <item>｀</item>
      </candidateList>
      <explain>文本全半角错误。</explain>
      <paraID>620C7835</paraID>
      <start>28</start>
      <end>29</end>
      <status>unmodified</status>
      <modifiedWord/>
      <trackRevisions>false</trackRevisions>
    </reviewItem>
    <reviewItem>
      <errorID>c9c9d012-4ec4-4c39-afb2-93c30c5e79d7</errorID>
      <errorWord>是在</errorWord>
      <group>L1_Word</group>
      <groupName>字词问题</groupName>
      <ability>L2_Typo</ability>
      <abilityName>字词错误</abilityName>
      <candidateList>
        <item>是</item>
      </candidateList>
      <explain>〈动〉❶联系两种事物，表明两者同一或后者说明前者的种类、属性：《阿Q正传》的作者～鲁迅｜节约～不浪费的意思。❷与“的”字配合使用，有分类的作用：这张桌子～石头的｜那瓶墨水～红的｜我～来看他的。❸联系两种事物，表示陈述的对象属于“是”后面所说的情况：他～一片好心｜咱们～好汉一言，快马一鞭｜院子里～冬天，屋子里～春天。</explain>
      <paraID>73117263</paraID>
      <start>3</start>
      <end>5</end>
      <status>unmodified</status>
      <modifiedWord/>
      <trackRevisions>false</trackRevisions>
    </reviewItem>
    <reviewItem>
      <errorID>ccb01db6-ea17-44c6-9541-c1382ed7cfb1</errorID>
      <errorWord>三.</errorWord>
      <group>L1_Format</group>
      <groupName>格式问题</groupName>
      <ability>L2_Ordinal</ability>
      <abilityName>序号格式</abilityName>
      <candidateList>
        <item>三、</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5C4F76E8</paraID>
      <start>0</start>
      <end>2</end>
      <status>unmodified</status>
      <modifiedWord/>
      <trackRevisions>false</trackRevisions>
    </reviewItem>
    <reviewItem>
      <errorID>ed201c61-93bb-4168-b065-72c57a4146c8</errorID>
      <errorWord>::</errorWord>
      <group>L1_Punc</group>
      <groupName>标点问题</groupName>
      <ability>L2_Punc_CN</ability>
      <abilityName>标点符号问题</abilityName>
      <candidateList>
        <item>:</item>
      </candidateList>
      <explain/>
      <paraID>18ACA198</paraID>
      <start>36</start>
      <end>38</end>
      <status>unmodified</status>
      <modifiedWord/>
      <trackRevisions>false</trackRevisions>
    </reviewItem>
    <reviewItem>
      <errorID>853502c7-2d93-448b-9b1f-310311c8dc0c</errorID>
      <errorWord>-</errorWord>
      <group>L1_Format</group>
      <groupName>格式问题</groupName>
      <ability>L2_HalfPunc_CN</ability>
      <abilityName>全半角问题</abilityName>
      <candidateList>
        <item>－</item>
      </candidateList>
      <explain>文本全半角错误。</explain>
      <paraID>4D8529B9</paraID>
      <start>22</start>
      <end>23</end>
      <status>unmodified</status>
      <modifiedWord/>
      <trackRevisions>false</trackRevisions>
    </reviewItem>
    <reviewItem>
      <errorID>19bc1c02-45b7-4f37-a0c6-8dd20f4444d1</errorID>
      <errorWord>-</errorWord>
      <group>L1_Format</group>
      <groupName>格式问题</groupName>
      <ability>L2_HalfPunc_CN</ability>
      <abilityName>全半角问题</abilityName>
      <candidateList>
        <item>－</item>
      </candidateList>
      <explain>文本全半角错误。</explain>
      <paraID>4D8529B9</paraID>
      <start>25</start>
      <end>26</end>
      <status>unmodified</status>
      <modifiedWord/>
      <trackRevisions>false</trackRevisions>
    </reviewItem>
    <reviewItem>
      <errorID>dcfaa87a-669d-485a-a270-5c94c8af5c53</errorID>
      <errorWord>::</errorWord>
      <group>L1_Punc</group>
      <groupName>标点问题</groupName>
      <ability>L2_Punc_CN</ability>
      <abilityName>标点符号问题</abilityName>
      <candidateList>
        <item>:</item>
      </candidateList>
      <explain/>
      <paraID> 90FD5A7</paraID>
      <start>53</start>
      <end>55</end>
      <status>unmodified</status>
      <modifiedWord/>
      <trackRevisions>false</trackRevisions>
    </reviewItem>
    <reviewItem>
      <errorID>dc284b39-8e1b-4b41-8c41-046788d60d60</errorID>
      <errorWord>::</errorWord>
      <group>L1_Punc</group>
      <groupName>标点问题</groupName>
      <ability>L2_Punc_CN</ability>
      <abilityName>标点符号问题</abilityName>
      <candidateList>
        <item>:</item>
      </candidateList>
      <explain/>
      <paraID> 90FD5A7</paraID>
      <start>61</start>
      <end>63</end>
      <status>unmodified</status>
      <modifiedWord/>
      <trackRevisions>false</trackRevisions>
    </reviewItem>
    <reviewItem>
      <errorID>8c575dc2-6d2e-4083-9b23-3104c00afaeb</errorID>
      <errorWord>::</errorWord>
      <group>L1_Punc</group>
      <groupName>标点问题</groupName>
      <ability>L2_Punc_CN</ability>
      <abilityName>标点符号问题</abilityName>
      <candidateList>
        <item>:</item>
      </candidateList>
      <explain/>
      <paraID> 90FD5A7</paraID>
      <start>75</start>
      <end>77</end>
      <status>unmodified</status>
      <modifiedWord/>
      <trackRevisions>false</trackRevisions>
    </reviewItem>
    <reviewItem>
      <errorID>155b3ffb-4d1f-4634-bc69-3a5db7670073</errorID>
      <errorWord>)</errorWord>
      <group>L1_Format</group>
      <groupName>格式问题</groupName>
      <ability>L2_HalfPunc_CN</ability>
      <abilityName>全半角问题</abilityName>
      <candidateList>
        <item>）</item>
      </candidateList>
      <explain>文本全半角错误。</explain>
      <paraID> 90FD5A7</paraID>
      <start>81</start>
      <end>82</end>
      <status>unmodified</status>
      <modifiedWord/>
      <trackRevisions>false</trackRevisions>
    </reviewItem>
    <reviewItem>
      <errorID>4afcce36-d05e-466d-a25a-18157f2b842f</errorID>
      <errorWord>四.</errorWord>
      <group>L1_Format</group>
      <groupName>格式问题</groupName>
      <ability>L2_Ordinal</ability>
      <abilityName>序号格式</abilityName>
      <candidateList>
        <item>四、</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485F6FED</paraID>
      <start>0</start>
      <end>2</end>
      <status>unmodified</status>
      <modifiedWord/>
      <trackRevisions>false</trackRevisions>
    </reviewItem>
    <reviewItem>
      <errorID>68b22981-aad5-427b-bfed-e64760e04160</errorID>
      <errorWord>./</errorWord>
      <group>L1_Punc</group>
      <groupName>标点问题</groupName>
      <ability>L2_Punc_CN</ability>
      <abilityName>标点符号问题</abilityName>
      <candidateList>
        <item>.</item>
      </candidateList>
      <explain/>
      <paraID>673473E6</paraID>
      <start>13</start>
      <end>15</end>
      <status>unmodified</status>
      <modifiedWord/>
      <trackRevisions>false</trackRevisions>
    </reviewItem>
    <reviewItem>
      <errorID>8da54867-e84b-43f4-a184-c77c5ef5c590</errorID>
      <errorWord>./</errorWord>
      <group>L1_Punc</group>
      <groupName>标点问题</groupName>
      <ability>L2_Punc_CN</ability>
      <abilityName>标点符号问题</abilityName>
      <candidateList>
        <item>.</item>
      </candidateList>
      <explain/>
      <paraID>6C4F9544</paraID>
      <start>5</start>
      <end>7</end>
      <status>unmodified</status>
      <modifiedWord/>
      <trackRevisions>false</trackRevisions>
    </reviewItem>
    <reviewItem>
      <errorID>2986c158-9110-4935-a8c6-5b4efcef5072</errorID>
      <errorWord>那个</errorWord>
      <group>L1_Word</group>
      <groupName>字词问题</groupName>
      <ability>L2_Typo</ability>
      <abilityName>字词错误</abilityName>
      <candidateList>
        <item>哪个</item>
      </candidateList>
      <explain>存在发音相同字词的误用。</explain>
      <paraID>6C4F9544</paraID>
      <start>37</start>
      <end>39</end>
      <status>unmodified</status>
      <modifiedWord/>
      <trackRevisions>false</trackRevisions>
    </reviewItem>
  </reviewItems>
  <config/>
</contractReview>
</file>

<file path=customXml/itemProps1.xml><?xml version="1.0" encoding="utf-8"?>
<ds:datastoreItem xmlns:ds="http://schemas.openxmlformats.org/officeDocument/2006/customXml" ds:itemID="{A35294CC-8FC9-4777-9DA9-A8863FD329DC}">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52</Pages>
  <Words>611</Words>
  <Characters>625</Characters>
  <Lines>100</Lines>
  <Paragraphs>28</Paragraphs>
  <TotalTime>6</TotalTime>
  <ScaleCrop>false</ScaleCrop>
  <LinksUpToDate>false</LinksUpToDate>
  <CharactersWithSpaces>936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2020-05-20T03:26:00Z</dcterms:created>
  <dc:creator>jp</dc:creator>
  <cp:lastModifiedBy>孙梦洋</cp:lastModifiedBy>
  <dcterms:modified xsi:type="dcterms:W3CDTF">2026-06-26T13:47:40Z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eyJoZGlkIjoiNmMzMjMxZjU0ZWJjZjIzNDJiN2VkYWJkM2QxYzJjN2UiLCJ1c2VySWQiOiIxODQ0Njc1NDY5In0=</vt:lpwstr>
  </property>
  <property fmtid="{D5CDD505-2E9C-101B-9397-08002B2CF9AE}" pid="3" name="KSOProductBuildVer">
    <vt:lpwstr>2052-12.1.0.26895</vt:lpwstr>
  </property>
  <property fmtid="{D5CDD505-2E9C-101B-9397-08002B2CF9AE}" pid="4" name="ICV">
    <vt:lpwstr>CA7B3C78297C4A929E74E8D8291797E3_12</vt:lpwstr>
  </property>
</Properties>
</file>